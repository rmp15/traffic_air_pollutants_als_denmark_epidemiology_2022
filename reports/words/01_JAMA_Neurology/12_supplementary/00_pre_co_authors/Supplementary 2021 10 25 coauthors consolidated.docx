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2F76F" w14:textId="77777777" w:rsidR="00D637EB" w:rsidRPr="0049055A" w:rsidRDefault="00D637EB" w:rsidP="00980B11">
      <w:pPr>
        <w:jc w:val="center"/>
        <w:outlineLvl w:val="0"/>
        <w:rPr>
          <w:b/>
          <w:color w:val="000000" w:themeColor="text1"/>
          <w:lang w:val="en-US"/>
        </w:rPr>
      </w:pPr>
      <w:bookmarkStart w:id="0" w:name="_Toc83383661"/>
      <w:r w:rsidRPr="0049055A">
        <w:rPr>
          <w:b/>
          <w:color w:val="000000" w:themeColor="text1"/>
          <w:lang w:val="en-US"/>
        </w:rPr>
        <w:t>Supplementary online content</w:t>
      </w:r>
      <w:bookmarkEnd w:id="0"/>
    </w:p>
    <w:p w14:paraId="16E0408A" w14:textId="77777777" w:rsidR="002E460D" w:rsidRPr="0049055A" w:rsidRDefault="002E460D" w:rsidP="008D455B">
      <w:pPr>
        <w:spacing w:after="120"/>
        <w:rPr>
          <w:rFonts w:eastAsiaTheme="minorHAnsi"/>
          <w:color w:val="000000"/>
          <w:lang w:val="en-US" w:eastAsia="en-US"/>
        </w:rPr>
      </w:pPr>
    </w:p>
    <w:p w14:paraId="72133041" w14:textId="1536B66C" w:rsidR="002E460D" w:rsidRPr="00704826" w:rsidRDefault="0055414B" w:rsidP="00D916C3">
      <w:pPr>
        <w:jc w:val="both"/>
        <w:rPr>
          <w:bCs/>
          <w:i/>
          <w:iCs/>
          <w:color w:val="000000" w:themeColor="text1"/>
        </w:rPr>
      </w:pPr>
      <w:r w:rsidRPr="00DE70E8">
        <w:rPr>
          <w:rFonts w:eastAsiaTheme="minorHAnsi"/>
          <w:color w:val="000000"/>
          <w:lang w:val="en-US" w:eastAsia="en-US"/>
        </w:rPr>
        <w:t>Parks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RM</w:t>
      </w:r>
      <w:r w:rsidRPr="00DE70E8">
        <w:rPr>
          <w:rFonts w:eastAsiaTheme="minorHAnsi"/>
          <w:color w:val="000000"/>
          <w:lang w:val="en-US" w:eastAsia="en-US"/>
        </w:rPr>
        <w:t xml:space="preserve">, </w:t>
      </w:r>
      <w:r w:rsidR="000847ED">
        <w:rPr>
          <w:rFonts w:eastAsiaTheme="minorHAnsi"/>
          <w:color w:val="000000"/>
          <w:lang w:val="en-US" w:eastAsia="en-US"/>
        </w:rPr>
        <w:t xml:space="preserve">Gibson EA, </w:t>
      </w:r>
      <w:proofErr w:type="spellStart"/>
      <w:r w:rsidR="007506F8" w:rsidRPr="00DE70E8">
        <w:rPr>
          <w:rFonts w:eastAsiaTheme="minorHAnsi"/>
          <w:color w:val="000000"/>
          <w:lang w:val="en-US" w:eastAsia="en-US"/>
        </w:rPr>
        <w:t>Balilian</w:t>
      </w:r>
      <w:proofErr w:type="spellEnd"/>
      <w:r w:rsidR="007506F8" w:rsidRPr="00DE70E8">
        <w:rPr>
          <w:rFonts w:eastAsiaTheme="minorHAnsi"/>
          <w:color w:val="000000"/>
          <w:lang w:val="en-US" w:eastAsia="en-US"/>
        </w:rPr>
        <w:t xml:space="preserve">, A, Nunez Y, </w:t>
      </w:r>
      <w:r w:rsidR="007506F8" w:rsidRPr="00DE70E8">
        <w:rPr>
          <w:color w:val="000000" w:themeColor="text1"/>
        </w:rPr>
        <w:t xml:space="preserve">Hansen J, </w:t>
      </w:r>
      <w:r w:rsidR="00704826" w:rsidRPr="00DE70E8">
        <w:rPr>
          <w:color w:val="000000" w:themeColor="text1"/>
          <w:lang w:val="en-US"/>
        </w:rPr>
        <w:t xml:space="preserve">Raaschou-Nielsen O, </w:t>
      </w:r>
      <w:r w:rsidR="00704826" w:rsidRPr="00DE70E8">
        <w:rPr>
          <w:color w:val="000000" w:themeColor="text1"/>
        </w:rPr>
        <w:t xml:space="preserve">Ketzel M, Khan J, </w:t>
      </w:r>
      <w:r w:rsidR="005F6CE6">
        <w:rPr>
          <w:color w:val="000000" w:themeColor="text1"/>
        </w:rPr>
        <w:t>Brandt J,</w:t>
      </w:r>
      <w:r w:rsidR="00DD42F3">
        <w:rPr>
          <w:color w:val="000000" w:themeColor="text1"/>
        </w:rPr>
        <w:t xml:space="preserve"> </w:t>
      </w:r>
      <w:r w:rsidR="00704826" w:rsidRPr="00DE70E8">
        <w:rPr>
          <w:color w:val="000000" w:themeColor="text1"/>
        </w:rPr>
        <w:t xml:space="preserve">Vermeulen R, Peters S, </w:t>
      </w:r>
      <w:r w:rsidR="006037B2">
        <w:rPr>
          <w:color w:val="000000" w:themeColor="text1"/>
        </w:rPr>
        <w:t xml:space="preserve">Goldsmith J, </w:t>
      </w:r>
      <w:r w:rsidR="00704826" w:rsidRPr="00DE70E8">
        <w:rPr>
          <w:color w:val="000000" w:themeColor="text1"/>
        </w:rPr>
        <w:t xml:space="preserve">Re DB, Weisskopf MG, </w:t>
      </w:r>
      <w:r w:rsidRPr="00DE70E8">
        <w:rPr>
          <w:rFonts w:eastAsiaTheme="minorHAnsi"/>
          <w:color w:val="000000"/>
          <w:lang w:val="en-US" w:eastAsia="en-US"/>
        </w:rPr>
        <w:t>Kioumourtzoglou</w:t>
      </w:r>
      <w:r w:rsidR="00051188" w:rsidRPr="00DE70E8">
        <w:rPr>
          <w:rFonts w:eastAsiaTheme="minorHAnsi"/>
          <w:color w:val="000000"/>
          <w:lang w:val="en-US" w:eastAsia="en-US"/>
        </w:rPr>
        <w:t xml:space="preserve"> MA</w:t>
      </w:r>
      <w:r w:rsidR="00073546" w:rsidRPr="00DE70E8">
        <w:rPr>
          <w:rFonts w:eastAsiaTheme="minorHAnsi"/>
          <w:color w:val="000000"/>
          <w:lang w:val="en-US" w:eastAsia="en-US"/>
        </w:rPr>
        <w:t xml:space="preserve">, </w:t>
      </w:r>
      <w:r w:rsidR="00F90DA3" w:rsidRPr="00DE70E8">
        <w:rPr>
          <w:rFonts w:eastAsiaTheme="minorHAnsi"/>
          <w:color w:val="000000"/>
          <w:lang w:val="en-US" w:eastAsia="en-US"/>
        </w:rPr>
        <w:t>Long-term traffic-related air pollutant exposure and amyotrophic lateral sclerosis diagnosis in Denmark: a Bayesian hierarchical analysis.</w:t>
      </w:r>
    </w:p>
    <w:p w14:paraId="57932AA4" w14:textId="77777777" w:rsidR="009E3749" w:rsidRPr="0049055A" w:rsidRDefault="009E3749" w:rsidP="00D916C3">
      <w:pPr>
        <w:jc w:val="both"/>
        <w:rPr>
          <w:b/>
          <w:color w:val="000000" w:themeColor="text1"/>
          <w:lang w:val="en-US"/>
        </w:rPr>
      </w:pPr>
    </w:p>
    <w:p w14:paraId="32106CA1" w14:textId="7E2473FB" w:rsidR="005910F7" w:rsidRDefault="005910F7" w:rsidP="00D916C3">
      <w:pPr>
        <w:jc w:val="both"/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>Sensitivity of percentage change in odds of ALS diagnosis for non-pollutant parameters.</w:t>
      </w:r>
    </w:p>
    <w:p w14:paraId="57825254" w14:textId="4D276336" w:rsidR="000F4E86" w:rsidRDefault="000F4E86" w:rsidP="00D916C3">
      <w:pPr>
        <w:jc w:val="both"/>
        <w:rPr>
          <w:bCs/>
        </w:rPr>
      </w:pPr>
    </w:p>
    <w:p w14:paraId="7B15DE0A" w14:textId="5703DD02" w:rsidR="000F4E86" w:rsidRDefault="000F4E86" w:rsidP="00D916C3">
      <w:pPr>
        <w:jc w:val="both"/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A253C4">
        <w:rPr>
          <w:bCs/>
        </w:rPr>
        <w:t xml:space="preserve">Average concentration of included </w:t>
      </w:r>
      <w:r w:rsidR="006C23BC">
        <w:rPr>
          <w:bCs/>
        </w:rPr>
        <w:t>pollutant</w:t>
      </w:r>
      <w:r w:rsidR="00772C7D">
        <w:rPr>
          <w:bCs/>
        </w:rPr>
        <w:t>s by parish</w:t>
      </w:r>
      <w:r w:rsidR="002948A4">
        <w:rPr>
          <w:bCs/>
        </w:rPr>
        <w:t xml:space="preserve"> for </w:t>
      </w:r>
      <w:r w:rsidR="002B2215">
        <w:rPr>
          <w:bCs/>
        </w:rPr>
        <w:t>1989-2013</w:t>
      </w:r>
      <w:r w:rsidR="009D2DD5">
        <w:rPr>
          <w:bCs/>
        </w:rPr>
        <w:t>.</w:t>
      </w:r>
    </w:p>
    <w:p w14:paraId="7CB6DC35" w14:textId="77777777" w:rsidR="00C011B3" w:rsidRPr="0049055A" w:rsidRDefault="00C011B3" w:rsidP="00D916C3">
      <w:pPr>
        <w:jc w:val="both"/>
        <w:rPr>
          <w:rFonts w:eastAsiaTheme="minorHAnsi"/>
          <w:color w:val="000000"/>
          <w:lang w:val="en-US" w:eastAsia="en-US"/>
        </w:rPr>
      </w:pPr>
    </w:p>
    <w:p w14:paraId="67D23D3D" w14:textId="159A97EB" w:rsidR="002E460D" w:rsidRPr="00E71CEB" w:rsidRDefault="00BF63EA" w:rsidP="00D916C3">
      <w:pPr>
        <w:pStyle w:val="Paragraph"/>
        <w:spacing w:before="0"/>
        <w:ind w:firstLine="0"/>
        <w:jc w:val="both"/>
        <w:rPr>
          <w:color w:val="000000" w:themeColor="text1"/>
        </w:rPr>
      </w:pPr>
      <w:r w:rsidRPr="0049055A">
        <w:rPr>
          <w:color w:val="000000" w:themeColor="text1"/>
        </w:rPr>
        <w:t>This supplementary material has been provided by the authors to give readers additional information about their work.</w:t>
      </w:r>
      <w:r w:rsidR="0055414B" w:rsidRPr="0049055A">
        <w:br w:type="page"/>
      </w:r>
    </w:p>
    <w:p w14:paraId="0E5A3E62" w14:textId="12DD1483" w:rsidR="00B01A02" w:rsidRDefault="00B01A02" w:rsidP="003D28B5">
      <w:pPr>
        <w:sectPr w:rsidR="00B01A02" w:rsidSect="00E71CEB">
          <w:footerReference w:type="default" r:id="rId8"/>
          <w:pgSz w:w="11906" w:h="16838"/>
          <w:pgMar w:top="1440" w:right="1440" w:bottom="1440" w:left="1440" w:header="0" w:footer="720" w:gutter="0"/>
          <w:lnNumType w:countBy="1" w:restart="continuous"/>
          <w:cols w:space="720"/>
          <w:formProt w:val="0"/>
          <w:docGrid w:linePitch="360"/>
        </w:sectPr>
      </w:pPr>
      <w:bookmarkStart w:id="1" w:name="_Toc83383668"/>
    </w:p>
    <w:p w14:paraId="29EE261B" w14:textId="2F44FAF0" w:rsidR="004C2098" w:rsidRPr="003D28B5" w:rsidRDefault="004C2098" w:rsidP="004C2098">
      <w:pPr>
        <w:jc w:val="center"/>
        <w:rPr>
          <w:rFonts w:eastAsiaTheme="majorEastAsia"/>
          <w:b/>
          <w:color w:val="000000" w:themeColor="text1"/>
          <w:kern w:val="2"/>
          <w:lang w:val="en-US" w:eastAsia="en-US"/>
        </w:rPr>
      </w:pPr>
    </w:p>
    <w:bookmarkEnd w:id="1"/>
    <w:p w14:paraId="2C1A46AE" w14:textId="276F2826" w:rsidR="00CB4184" w:rsidRDefault="00CB4184" w:rsidP="00CB4184">
      <w:pPr>
        <w:rPr>
          <w:bCs/>
        </w:rPr>
      </w:pPr>
      <w:proofErr w:type="spellStart"/>
      <w:r w:rsidRPr="00BE40FA">
        <w:rPr>
          <w:b/>
        </w:rPr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1</w:t>
      </w:r>
      <w:r w:rsidRPr="00BE40FA">
        <w:rPr>
          <w:bCs/>
        </w:rPr>
        <w:t xml:space="preserve">. </w:t>
      </w:r>
      <w:r>
        <w:rPr>
          <w:bCs/>
        </w:rPr>
        <w:t xml:space="preserve">Sensitivity of percentage change in odds of ALS diagnosis for </w:t>
      </w:r>
      <w:commentRangeStart w:id="2"/>
      <w:r>
        <w:rPr>
          <w:bCs/>
        </w:rPr>
        <w:t xml:space="preserve">non-pollutant </w:t>
      </w:r>
      <w:commentRangeEnd w:id="2"/>
      <w:r w:rsidR="00683642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2"/>
      </w:r>
      <w:commentRangeStart w:id="3"/>
      <w:r>
        <w:rPr>
          <w:bCs/>
        </w:rPr>
        <w:t>paramete</w:t>
      </w:r>
      <w:commentRangeStart w:id="4"/>
      <w:r>
        <w:rPr>
          <w:bCs/>
        </w:rPr>
        <w:t>rs</w:t>
      </w:r>
      <w:commentRangeEnd w:id="4"/>
      <w:r w:rsidR="00683642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4"/>
      </w:r>
      <w:commentRangeEnd w:id="3"/>
      <w:r w:rsidR="00683642">
        <w:rPr>
          <w:rStyle w:val="CommentReference"/>
          <w:rFonts w:asciiTheme="minorHAnsi" w:eastAsiaTheme="minorHAnsi" w:hAnsiTheme="minorHAnsi" w:cstheme="minorBidi"/>
          <w:lang w:eastAsia="en-US"/>
        </w:rPr>
        <w:commentReference w:id="3"/>
      </w:r>
      <w:r>
        <w:rPr>
          <w:bCs/>
        </w:rPr>
        <w:t>.</w:t>
      </w:r>
    </w:p>
    <w:p w14:paraId="0123216D" w14:textId="045B9EB0" w:rsidR="002E460D" w:rsidRDefault="00227AAB" w:rsidP="008E7F9C">
      <w:pPr>
        <w:spacing w:line="276" w:lineRule="auto"/>
        <w:rPr>
          <w:rFonts w:eastAsiaTheme="majorEastAsia"/>
          <w:b/>
          <w:bCs/>
          <w:color w:val="000000" w:themeColor="text1"/>
          <w:kern w:val="2"/>
          <w:lang w:val="en-US" w:eastAsia="en-US"/>
        </w:rPr>
      </w:pPr>
      <w:r>
        <w:rPr>
          <w:rFonts w:eastAsiaTheme="majorEastAsia"/>
          <w:b/>
          <w:noProof/>
          <w:color w:val="000000" w:themeColor="text1"/>
          <w:kern w:val="2"/>
          <w:lang w:val="en-US" w:eastAsia="en-US"/>
        </w:rPr>
        <w:drawing>
          <wp:anchor distT="0" distB="0" distL="114300" distR="114300" simplePos="0" relativeHeight="251658240" behindDoc="0" locked="0" layoutInCell="1" allowOverlap="1" wp14:anchorId="09977AE8" wp14:editId="1DF66EBF">
            <wp:simplePos x="0" y="0"/>
            <wp:positionH relativeFrom="page">
              <wp:posOffset>914400</wp:posOffset>
            </wp:positionH>
            <wp:positionV relativeFrom="paragraph">
              <wp:posOffset>106680</wp:posOffset>
            </wp:positionV>
            <wp:extent cx="8988135" cy="63590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8135" cy="6359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414B">
        <w:br w:type="page"/>
      </w:r>
    </w:p>
    <w:p w14:paraId="3EE8D7FB" w14:textId="77777777" w:rsidR="00B55200" w:rsidRDefault="00B55200" w:rsidP="006C584E">
      <w:pPr>
        <w:rPr>
          <w:b/>
        </w:rPr>
        <w:sectPr w:rsidR="00B55200" w:rsidSect="00A23839">
          <w:pgSz w:w="16838" w:h="11906" w:orient="landscape"/>
          <w:pgMar w:top="720" w:right="720" w:bottom="720" w:left="720" w:header="0" w:footer="720" w:gutter="0"/>
          <w:cols w:space="720"/>
          <w:formProt w:val="0"/>
          <w:docGrid w:linePitch="360"/>
        </w:sectPr>
      </w:pPr>
    </w:p>
    <w:p w14:paraId="22138765" w14:textId="7C896B5D" w:rsidR="002E460D" w:rsidRDefault="00787E58" w:rsidP="006C584E">
      <w:pPr>
        <w:rPr>
          <w:ins w:id="5" w:author="Matthias Ketzel" w:date="2021-10-21T21:50:00Z"/>
          <w:bCs/>
        </w:rPr>
      </w:pPr>
      <w:proofErr w:type="spellStart"/>
      <w:r w:rsidRPr="00BE40FA">
        <w:rPr>
          <w:b/>
        </w:rPr>
        <w:lastRenderedPageBreak/>
        <w:t>eFigure</w:t>
      </w:r>
      <w:proofErr w:type="spellEnd"/>
      <w:r w:rsidRPr="00BE40FA">
        <w:rPr>
          <w:b/>
        </w:rPr>
        <w:t xml:space="preserve"> </w:t>
      </w:r>
      <w:r>
        <w:rPr>
          <w:b/>
        </w:rPr>
        <w:t>2</w:t>
      </w:r>
      <w:r w:rsidRPr="00BE40FA">
        <w:rPr>
          <w:bCs/>
        </w:rPr>
        <w:t>.</w:t>
      </w:r>
      <w:r>
        <w:rPr>
          <w:bCs/>
        </w:rPr>
        <w:t xml:space="preserve"> </w:t>
      </w:r>
      <w:r w:rsidR="006F7119">
        <w:rPr>
          <w:bCs/>
        </w:rPr>
        <w:t xml:space="preserve">Average concentration of included pollutants </w:t>
      </w:r>
      <w:ins w:id="6" w:author="Matthias Ketzel" w:date="2021-10-21T21:49:00Z">
        <w:r w:rsidR="00285A26">
          <w:rPr>
            <w:bCs/>
          </w:rPr>
          <w:t xml:space="preserve">(NOx, EC, PM2.5, CO, O3,) </w:t>
        </w:r>
      </w:ins>
      <w:r w:rsidR="006F7119">
        <w:rPr>
          <w:bCs/>
        </w:rPr>
        <w:t xml:space="preserve">by </w:t>
      </w:r>
      <w:del w:id="7" w:author="Matthias Ketzel" w:date="2021-10-21T21:48:00Z">
        <w:r w:rsidR="006F7119" w:rsidDel="00285A26">
          <w:rPr>
            <w:bCs/>
          </w:rPr>
          <w:delText xml:space="preserve">parish </w:delText>
        </w:r>
      </w:del>
      <w:ins w:id="8" w:author="Matthias Ketzel" w:date="2021-10-21T21:48:00Z">
        <w:r w:rsidR="00285A26">
          <w:rPr>
            <w:bCs/>
          </w:rPr>
          <w:t xml:space="preserve">in 1 km x 1 km resolution </w:t>
        </w:r>
      </w:ins>
      <w:r w:rsidR="006F7119">
        <w:rPr>
          <w:bCs/>
        </w:rPr>
        <w:t xml:space="preserve">for </w:t>
      </w:r>
      <w:ins w:id="9" w:author="Matthias Ketzel" w:date="2021-10-21T21:47:00Z">
        <w:r w:rsidR="00285A26">
          <w:rPr>
            <w:bCs/>
          </w:rPr>
          <w:t xml:space="preserve">year 2000 (about middle of range </w:t>
        </w:r>
      </w:ins>
      <w:r w:rsidR="006F7119">
        <w:rPr>
          <w:bCs/>
        </w:rPr>
        <w:t>1989-2013</w:t>
      </w:r>
      <w:ins w:id="10" w:author="Matthias Ketzel" w:date="2021-10-21T21:48:00Z">
        <w:r w:rsidR="00285A26">
          <w:rPr>
            <w:bCs/>
          </w:rPr>
          <w:t>)</w:t>
        </w:r>
      </w:ins>
      <w:r w:rsidR="006F7119">
        <w:rPr>
          <w:bCs/>
        </w:rPr>
        <w:t>.</w:t>
      </w:r>
      <w:ins w:id="11" w:author="Matthias Ketzel" w:date="2021-10-21T21:47:00Z">
        <w:r w:rsidR="00285A26">
          <w:rPr>
            <w:bCs/>
          </w:rPr>
          <w:t xml:space="preserve"> </w:t>
        </w:r>
      </w:ins>
    </w:p>
    <w:p w14:paraId="21429EEC" w14:textId="1BEDB9E7" w:rsidR="00285A26" w:rsidRDefault="00285A26" w:rsidP="006C584E">
      <w:pPr>
        <w:rPr>
          <w:ins w:id="12" w:author="Matthias Ketzel" w:date="2021-10-21T21:50:00Z"/>
          <w:bCs/>
        </w:rPr>
      </w:pPr>
      <w:ins w:id="13" w:author="Matthias Ketzel" w:date="2021-10-21T21:50:00Z">
        <w:r>
          <w:rPr>
            <w:noProof/>
            <w:lang w:val="en-US" w:eastAsia="en-US"/>
          </w:rPr>
          <w:drawing>
            <wp:inline distT="0" distB="0" distL="0" distR="0" wp14:anchorId="11BD970C" wp14:editId="315853F1">
              <wp:extent cx="5457825" cy="6515100"/>
              <wp:effectExtent l="0" t="0" r="9525" b="0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57825" cy="651510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07ACC046" w14:textId="3551CABB" w:rsidR="00285A26" w:rsidRDefault="00285A26" w:rsidP="006C584E">
      <w:pPr>
        <w:rPr>
          <w:ins w:id="14" w:author="Matthias Ketzel" w:date="2021-10-21T21:51:00Z"/>
          <w:bCs/>
        </w:rPr>
      </w:pPr>
      <w:ins w:id="15" w:author="Matthias Ketzel" w:date="2021-10-21T21:51:00Z">
        <w:r>
          <w:rPr>
            <w:noProof/>
            <w:lang w:val="en-US" w:eastAsia="en-US"/>
          </w:rPr>
          <w:lastRenderedPageBreak/>
          <w:drawing>
            <wp:inline distT="0" distB="0" distL="0" distR="0" wp14:anchorId="1FE02692" wp14:editId="75346176">
              <wp:extent cx="5229225" cy="6524625"/>
              <wp:effectExtent l="0" t="0" r="9525" b="9525"/>
              <wp:docPr id="3" name="Picture 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29225" cy="6524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1DDB2B99" w14:textId="13FCCD0E" w:rsidR="00285A26" w:rsidRDefault="00285A26" w:rsidP="006C584E">
      <w:pPr>
        <w:rPr>
          <w:ins w:id="16" w:author="Matthias Ketzel" w:date="2021-10-21T21:52:00Z"/>
          <w:bCs/>
        </w:rPr>
      </w:pPr>
      <w:ins w:id="17" w:author="Matthias Ketzel" w:date="2021-10-21T21:52:00Z">
        <w:r>
          <w:rPr>
            <w:noProof/>
            <w:lang w:val="en-US" w:eastAsia="en-US"/>
          </w:rPr>
          <w:lastRenderedPageBreak/>
          <w:drawing>
            <wp:inline distT="0" distB="0" distL="0" distR="0" wp14:anchorId="0061FBC1" wp14:editId="4A03D602">
              <wp:extent cx="5105400" cy="6572250"/>
              <wp:effectExtent l="0" t="0" r="0" b="0"/>
              <wp:docPr id="5" name="Picture 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105400" cy="6572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453512C" w14:textId="37B85402" w:rsidR="00285A26" w:rsidRDefault="00285A26" w:rsidP="006C584E">
      <w:pPr>
        <w:rPr>
          <w:ins w:id="18" w:author="Matthias Ketzel" w:date="2021-10-21T21:37:00Z"/>
          <w:bCs/>
        </w:rPr>
      </w:pPr>
      <w:ins w:id="19" w:author="Matthias Ketzel" w:date="2021-10-21T21:53:00Z">
        <w:r>
          <w:rPr>
            <w:noProof/>
            <w:lang w:val="en-US" w:eastAsia="en-US"/>
          </w:rPr>
          <w:lastRenderedPageBreak/>
          <w:drawing>
            <wp:inline distT="0" distB="0" distL="0" distR="0" wp14:anchorId="357B9AC2" wp14:editId="61ECC9A2">
              <wp:extent cx="5210175" cy="6572250"/>
              <wp:effectExtent l="0" t="0" r="9525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7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210175" cy="65722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2CA0E3E" w14:textId="49B107A7" w:rsidR="005943E4" w:rsidRPr="006C584E" w:rsidRDefault="006F5000" w:rsidP="006C584E">
      <w:pPr>
        <w:rPr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77F72DA" wp14:editId="5F65EAB0">
            <wp:extent cx="5181600" cy="6572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43E4" w:rsidRPr="006C584E" w:rsidSect="00B55200">
      <w:pgSz w:w="11906" w:h="16838"/>
      <w:pgMar w:top="720" w:right="720" w:bottom="720" w:left="720" w:header="0" w:footer="720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Ole Raaschou-Nielsen" w:date="2021-10-18T12:46:00Z" w:initials="OR">
    <w:p w14:paraId="6BA3D3DF" w14:textId="3B679741" w:rsidR="00683642" w:rsidRDefault="00683642">
      <w:pPr>
        <w:pStyle w:val="CommentText"/>
      </w:pPr>
      <w:r>
        <w:rPr>
          <w:rStyle w:val="CommentReference"/>
        </w:rPr>
        <w:annotationRef/>
      </w:r>
      <w:r>
        <w:t>I see several pollutants in the figure…</w:t>
      </w:r>
    </w:p>
  </w:comment>
  <w:comment w:id="4" w:author="Ole Raaschou-Nielsen" w:date="2021-10-18T12:45:00Z" w:initials="OR">
    <w:p w14:paraId="3D970BB3" w14:textId="0436FA7E" w:rsidR="00683642" w:rsidRDefault="00683642">
      <w:pPr>
        <w:pStyle w:val="CommentText"/>
      </w:pPr>
      <w:r>
        <w:rPr>
          <w:rStyle w:val="CommentReference"/>
        </w:rPr>
        <w:annotationRef/>
      </w:r>
      <w:r>
        <w:t xml:space="preserve">This figure needs a better explanation. </w:t>
      </w:r>
    </w:p>
    <w:p w14:paraId="4C3478A2" w14:textId="1CA0150A" w:rsidR="00683642" w:rsidRDefault="00683642">
      <w:pPr>
        <w:pStyle w:val="CommentText"/>
      </w:pPr>
      <w:r>
        <w:t>Please add examples of interpretation in the footnotes, preferable with focus on the few places where results change</w:t>
      </w:r>
    </w:p>
  </w:comment>
  <w:comment w:id="3" w:author="Ole Raaschou-Nielsen" w:date="2021-10-18T12:48:00Z" w:initials="OR">
    <w:p w14:paraId="25679FE3" w14:textId="147A5F12" w:rsidR="00683642" w:rsidRDefault="00683642">
      <w:pPr>
        <w:pStyle w:val="CommentText"/>
      </w:pPr>
      <w:r>
        <w:rPr>
          <w:rStyle w:val="CommentReference"/>
        </w:rPr>
        <w:annotationRef/>
      </w:r>
      <w:r>
        <w:t xml:space="preserve">I cannot </w:t>
      </w:r>
      <w:proofErr w:type="spellStart"/>
      <w:r>
        <w:t>se</w:t>
      </w:r>
      <w:proofErr w:type="spellEnd"/>
      <w:r>
        <w:t xml:space="preserve"> what the capital letter A to P refer to in the figure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BA3D3DF" w15:done="0"/>
  <w15:commentEx w15:paraId="4C3478A2" w15:done="0"/>
  <w15:commentEx w15:paraId="25679FE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20F9F5" w16cex:dateUtc="2021-10-18T16:46:00Z"/>
  <w16cex:commentExtensible w16cex:durableId="2520F9F6" w16cex:dateUtc="2021-10-18T16:45:00Z"/>
  <w16cex:commentExtensible w16cex:durableId="2520F9F7" w16cex:dateUtc="2021-10-18T16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BA3D3DF" w16cid:durableId="2520F9F5"/>
  <w16cid:commentId w16cid:paraId="4C3478A2" w16cid:durableId="2520F9F6"/>
  <w16cid:commentId w16cid:paraId="25679FE3" w16cid:durableId="2520F9F7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A7AE9B" w14:textId="77777777" w:rsidR="008579B5" w:rsidRDefault="008579B5">
      <w:r>
        <w:separator/>
      </w:r>
    </w:p>
  </w:endnote>
  <w:endnote w:type="continuationSeparator" w:id="0">
    <w:p w14:paraId="2EB9402D" w14:textId="77777777" w:rsidR="008579B5" w:rsidRDefault="008579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1"/>
    <w:family w:val="roman"/>
    <w:pitch w:val="variable"/>
  </w:font>
  <w:font w:name="DejaVu Sans">
    <w:panose1 w:val="020B0604020202020204"/>
    <w:charset w:val="00"/>
    <w:family w:val="roman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swiss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Times">
    <w:altName w:val="Times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986AA" w14:textId="77777777" w:rsidR="002E460D" w:rsidRDefault="0055414B">
    <w:pPr>
      <w:pStyle w:val="Footer"/>
      <w:ind w:right="360"/>
    </w:pPr>
    <w:r>
      <w:rPr>
        <w:noProof/>
        <w:lang w:val="en-US"/>
      </w:rPr>
      <mc:AlternateContent>
        <mc:Choice Requires="wps">
          <w:drawing>
            <wp:anchor distT="0" distB="0" distL="0" distR="0" simplePos="0" relativeHeight="23" behindDoc="0" locked="0" layoutInCell="1" allowOverlap="1" wp14:anchorId="73E53D48" wp14:editId="3C6CE978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178435" cy="162560"/>
              <wp:effectExtent l="0" t="0" r="0" b="0"/>
              <wp:wrapNone/>
              <wp:docPr id="2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8435" cy="16256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p w14:paraId="3945733E" w14:textId="601D4566" w:rsidR="002E460D" w:rsidRDefault="0055414B">
                          <w:pPr>
                            <w:pStyle w:val="Footer"/>
                            <w:rPr>
                              <w:rStyle w:val="PageNumber"/>
                            </w:rPr>
                          </w:pPr>
                          <w:r>
                            <w:rPr>
                              <w:rStyle w:val="PageNumber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</w:rPr>
                            <w:fldChar w:fldCharType="separate"/>
                          </w:r>
                          <w:r w:rsidR="006F5000">
                            <w:rPr>
                              <w:rStyle w:val="PageNumber"/>
                              <w:noProof/>
                            </w:rPr>
                            <w:t>2</w:t>
                          </w:r>
                          <w:r>
                            <w:rPr>
                              <w:rStyle w:val="PageNumber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E53D48"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margin-left:0;margin-top:.05pt;width:14.05pt;height:12.8pt;z-index:2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" stroked="f">
              <v:fill opacity="0"/>
              <v:textbox style="mso-fit-shape-to-text:t" inset="0,0,0,0">
                <w:txbxContent>
                  <w:p w14:paraId="3945733E" w14:textId="601D4566" w:rsidR="002E460D" w:rsidRDefault="0055414B">
                    <w:pPr>
                      <w:pStyle w:val="Footer"/>
                      <w:rPr>
                        <w:rStyle w:val="PageNumber"/>
                      </w:rPr>
                    </w:pPr>
                    <w:r>
                      <w:rPr>
                        <w:rStyle w:val="PageNumber"/>
                      </w:rPr>
                      <w:fldChar w:fldCharType="begin"/>
                    </w:r>
                    <w:r>
                      <w:rPr>
                        <w:rStyle w:val="PageNumber"/>
                      </w:rPr>
                      <w:instrText>PAGE</w:instrText>
                    </w:r>
                    <w:r>
                      <w:rPr>
                        <w:rStyle w:val="PageNumber"/>
                      </w:rPr>
                      <w:fldChar w:fldCharType="separate"/>
                    </w:r>
                    <w:r w:rsidR="006F5000">
                      <w:rPr>
                        <w:rStyle w:val="PageNumber"/>
                        <w:noProof/>
                      </w:rPr>
                      <w:t>2</w:t>
                    </w:r>
                    <w:r>
                      <w:rPr>
                        <w:rStyle w:val="PageNumber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E494F" w14:textId="77777777" w:rsidR="008579B5" w:rsidRDefault="008579B5">
      <w:r>
        <w:separator/>
      </w:r>
    </w:p>
  </w:footnote>
  <w:footnote w:type="continuationSeparator" w:id="0">
    <w:p w14:paraId="2219A3EA" w14:textId="77777777" w:rsidR="008579B5" w:rsidRDefault="008579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DE1FE2"/>
    <w:multiLevelType w:val="hybridMultilevel"/>
    <w:tmpl w:val="DE781F2C"/>
    <w:lvl w:ilvl="0" w:tplc="C83A02CE">
      <w:start w:val="1"/>
      <w:numFmt w:val="bullet"/>
      <w:lvlText w:val="-"/>
      <w:lvlJc w:val="left"/>
      <w:pPr>
        <w:ind w:left="720" w:hanging="360"/>
      </w:pPr>
      <w:rPr>
        <w:rFonts w:ascii="Liberation Serif" w:eastAsia="DejaVu Sans" w:hAnsi="Liberation Serif" w:cs="DejaVu San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Ole Raaschou-Nielsen">
    <w15:presenceInfo w15:providerId="AD" w15:userId="S-1-5-21-2431388123-1585144882-552047939-2189"/>
  </w15:person>
  <w15:person w15:author="Matthias Ketzel">
    <w15:presenceInfo w15:providerId="AD" w15:userId="S-1-5-21-1647451481-3672502608-3803859085-5344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460D"/>
    <w:rsid w:val="00000314"/>
    <w:rsid w:val="0000114A"/>
    <w:rsid w:val="000067EA"/>
    <w:rsid w:val="00013D6F"/>
    <w:rsid w:val="00024186"/>
    <w:rsid w:val="000309AA"/>
    <w:rsid w:val="000342C6"/>
    <w:rsid w:val="00036C95"/>
    <w:rsid w:val="00041107"/>
    <w:rsid w:val="0004588E"/>
    <w:rsid w:val="00051188"/>
    <w:rsid w:val="00061BB1"/>
    <w:rsid w:val="00073546"/>
    <w:rsid w:val="00076BC1"/>
    <w:rsid w:val="000810E4"/>
    <w:rsid w:val="000812BD"/>
    <w:rsid w:val="0008165E"/>
    <w:rsid w:val="000847ED"/>
    <w:rsid w:val="000855A6"/>
    <w:rsid w:val="000A1F15"/>
    <w:rsid w:val="000A48C1"/>
    <w:rsid w:val="000A6601"/>
    <w:rsid w:val="000B13C6"/>
    <w:rsid w:val="000B151B"/>
    <w:rsid w:val="000B42F0"/>
    <w:rsid w:val="000D3FA0"/>
    <w:rsid w:val="000D4CCD"/>
    <w:rsid w:val="000E0CCA"/>
    <w:rsid w:val="000E580A"/>
    <w:rsid w:val="000F4E86"/>
    <w:rsid w:val="0011079C"/>
    <w:rsid w:val="0011271B"/>
    <w:rsid w:val="00123A70"/>
    <w:rsid w:val="00126A39"/>
    <w:rsid w:val="00127A4F"/>
    <w:rsid w:val="00130D16"/>
    <w:rsid w:val="00130FEE"/>
    <w:rsid w:val="00152BB1"/>
    <w:rsid w:val="001553F3"/>
    <w:rsid w:val="00165923"/>
    <w:rsid w:val="0017664B"/>
    <w:rsid w:val="00176C9A"/>
    <w:rsid w:val="001969E0"/>
    <w:rsid w:val="001A5A20"/>
    <w:rsid w:val="001B6ECF"/>
    <w:rsid w:val="001C292C"/>
    <w:rsid w:val="001D5303"/>
    <w:rsid w:val="001D544C"/>
    <w:rsid w:val="001E05F7"/>
    <w:rsid w:val="001E5AF3"/>
    <w:rsid w:val="001F5275"/>
    <w:rsid w:val="0022495E"/>
    <w:rsid w:val="00227AAB"/>
    <w:rsid w:val="00244F54"/>
    <w:rsid w:val="0025227B"/>
    <w:rsid w:val="002523C9"/>
    <w:rsid w:val="00254AC9"/>
    <w:rsid w:val="00264D1C"/>
    <w:rsid w:val="00266A94"/>
    <w:rsid w:val="00285A26"/>
    <w:rsid w:val="002948A4"/>
    <w:rsid w:val="00295160"/>
    <w:rsid w:val="002A22FD"/>
    <w:rsid w:val="002B2215"/>
    <w:rsid w:val="002D04CA"/>
    <w:rsid w:val="002D2727"/>
    <w:rsid w:val="002E460D"/>
    <w:rsid w:val="00307C2B"/>
    <w:rsid w:val="003145B1"/>
    <w:rsid w:val="00322399"/>
    <w:rsid w:val="0032300E"/>
    <w:rsid w:val="0032489C"/>
    <w:rsid w:val="00326691"/>
    <w:rsid w:val="0032671E"/>
    <w:rsid w:val="003322F4"/>
    <w:rsid w:val="0034475C"/>
    <w:rsid w:val="003459EF"/>
    <w:rsid w:val="0035048B"/>
    <w:rsid w:val="003812EC"/>
    <w:rsid w:val="003833CE"/>
    <w:rsid w:val="003945A6"/>
    <w:rsid w:val="003977E4"/>
    <w:rsid w:val="003B4BE1"/>
    <w:rsid w:val="003B5D51"/>
    <w:rsid w:val="003C3E70"/>
    <w:rsid w:val="003D28B5"/>
    <w:rsid w:val="003E0F3B"/>
    <w:rsid w:val="003E1EF7"/>
    <w:rsid w:val="003E62DB"/>
    <w:rsid w:val="003F2BEB"/>
    <w:rsid w:val="00405010"/>
    <w:rsid w:val="00406C4A"/>
    <w:rsid w:val="0040721E"/>
    <w:rsid w:val="00410E02"/>
    <w:rsid w:val="00421986"/>
    <w:rsid w:val="004306FB"/>
    <w:rsid w:val="004443E5"/>
    <w:rsid w:val="00452B93"/>
    <w:rsid w:val="00452FCA"/>
    <w:rsid w:val="00453C55"/>
    <w:rsid w:val="004551A3"/>
    <w:rsid w:val="00464FBB"/>
    <w:rsid w:val="00466920"/>
    <w:rsid w:val="00476FAE"/>
    <w:rsid w:val="00477E92"/>
    <w:rsid w:val="0049055A"/>
    <w:rsid w:val="00490D54"/>
    <w:rsid w:val="0049639C"/>
    <w:rsid w:val="004B055A"/>
    <w:rsid w:val="004B539A"/>
    <w:rsid w:val="004B7C14"/>
    <w:rsid w:val="004C2098"/>
    <w:rsid w:val="004C3216"/>
    <w:rsid w:val="004E1611"/>
    <w:rsid w:val="004E35D3"/>
    <w:rsid w:val="004E57A4"/>
    <w:rsid w:val="004E68FA"/>
    <w:rsid w:val="004E735B"/>
    <w:rsid w:val="004F7F29"/>
    <w:rsid w:val="005143B5"/>
    <w:rsid w:val="0051642E"/>
    <w:rsid w:val="00532DDC"/>
    <w:rsid w:val="0053501A"/>
    <w:rsid w:val="005365AB"/>
    <w:rsid w:val="005413A3"/>
    <w:rsid w:val="00546025"/>
    <w:rsid w:val="005508A6"/>
    <w:rsid w:val="0055414B"/>
    <w:rsid w:val="00584A59"/>
    <w:rsid w:val="005910F7"/>
    <w:rsid w:val="00592ECB"/>
    <w:rsid w:val="005943E4"/>
    <w:rsid w:val="005A306F"/>
    <w:rsid w:val="005A37A1"/>
    <w:rsid w:val="005B180E"/>
    <w:rsid w:val="005C2277"/>
    <w:rsid w:val="005C3D6E"/>
    <w:rsid w:val="005E129F"/>
    <w:rsid w:val="005E63C9"/>
    <w:rsid w:val="005F0147"/>
    <w:rsid w:val="005F1BF4"/>
    <w:rsid w:val="005F6CE6"/>
    <w:rsid w:val="005F7E4F"/>
    <w:rsid w:val="006037B2"/>
    <w:rsid w:val="00617E20"/>
    <w:rsid w:val="006203D1"/>
    <w:rsid w:val="00625E38"/>
    <w:rsid w:val="00627AE6"/>
    <w:rsid w:val="00627F66"/>
    <w:rsid w:val="00637D36"/>
    <w:rsid w:val="00640FD1"/>
    <w:rsid w:val="00642D7D"/>
    <w:rsid w:val="00647773"/>
    <w:rsid w:val="00670869"/>
    <w:rsid w:val="0067356E"/>
    <w:rsid w:val="00683642"/>
    <w:rsid w:val="006A1CE6"/>
    <w:rsid w:val="006B7271"/>
    <w:rsid w:val="006C23BC"/>
    <w:rsid w:val="006C584E"/>
    <w:rsid w:val="006C6024"/>
    <w:rsid w:val="006C66B9"/>
    <w:rsid w:val="006D0CE3"/>
    <w:rsid w:val="006D1DFD"/>
    <w:rsid w:val="006F5000"/>
    <w:rsid w:val="006F7119"/>
    <w:rsid w:val="00704585"/>
    <w:rsid w:val="00704826"/>
    <w:rsid w:val="00725B6C"/>
    <w:rsid w:val="007341CE"/>
    <w:rsid w:val="007433F3"/>
    <w:rsid w:val="00744CB5"/>
    <w:rsid w:val="007506F8"/>
    <w:rsid w:val="00750A77"/>
    <w:rsid w:val="00762598"/>
    <w:rsid w:val="007661EA"/>
    <w:rsid w:val="00772264"/>
    <w:rsid w:val="00772C7D"/>
    <w:rsid w:val="00783D61"/>
    <w:rsid w:val="00787E58"/>
    <w:rsid w:val="007A170D"/>
    <w:rsid w:val="007B305E"/>
    <w:rsid w:val="007D0574"/>
    <w:rsid w:val="007D7446"/>
    <w:rsid w:val="00800C89"/>
    <w:rsid w:val="00804B53"/>
    <w:rsid w:val="008150F7"/>
    <w:rsid w:val="00827C12"/>
    <w:rsid w:val="00832D27"/>
    <w:rsid w:val="00847232"/>
    <w:rsid w:val="00852B54"/>
    <w:rsid w:val="008579B5"/>
    <w:rsid w:val="00872BA5"/>
    <w:rsid w:val="008749BE"/>
    <w:rsid w:val="00877631"/>
    <w:rsid w:val="00887E4B"/>
    <w:rsid w:val="00897BD5"/>
    <w:rsid w:val="008A0009"/>
    <w:rsid w:val="008A2574"/>
    <w:rsid w:val="008A2EC0"/>
    <w:rsid w:val="008A5617"/>
    <w:rsid w:val="008C0D33"/>
    <w:rsid w:val="008C58CD"/>
    <w:rsid w:val="008D1F95"/>
    <w:rsid w:val="008D455B"/>
    <w:rsid w:val="008D65C6"/>
    <w:rsid w:val="008E7F9C"/>
    <w:rsid w:val="008F1BC5"/>
    <w:rsid w:val="00916EBB"/>
    <w:rsid w:val="00934DB7"/>
    <w:rsid w:val="009469C3"/>
    <w:rsid w:val="00954885"/>
    <w:rsid w:val="00954BEA"/>
    <w:rsid w:val="0097286D"/>
    <w:rsid w:val="00980B11"/>
    <w:rsid w:val="00987253"/>
    <w:rsid w:val="009909EB"/>
    <w:rsid w:val="009948B4"/>
    <w:rsid w:val="00996824"/>
    <w:rsid w:val="009A4C5D"/>
    <w:rsid w:val="009B1167"/>
    <w:rsid w:val="009B478B"/>
    <w:rsid w:val="009C54EB"/>
    <w:rsid w:val="009D2DD5"/>
    <w:rsid w:val="009D5E9D"/>
    <w:rsid w:val="009D6FA9"/>
    <w:rsid w:val="009E0E28"/>
    <w:rsid w:val="009E2F41"/>
    <w:rsid w:val="009E3749"/>
    <w:rsid w:val="009F44CF"/>
    <w:rsid w:val="009F758A"/>
    <w:rsid w:val="00A06B3D"/>
    <w:rsid w:val="00A11C62"/>
    <w:rsid w:val="00A23839"/>
    <w:rsid w:val="00A253C4"/>
    <w:rsid w:val="00A267F6"/>
    <w:rsid w:val="00A275B2"/>
    <w:rsid w:val="00A45DAF"/>
    <w:rsid w:val="00A85316"/>
    <w:rsid w:val="00AA6F90"/>
    <w:rsid w:val="00AC07E9"/>
    <w:rsid w:val="00AC0BD0"/>
    <w:rsid w:val="00AC2AA3"/>
    <w:rsid w:val="00AC695B"/>
    <w:rsid w:val="00AD5F5E"/>
    <w:rsid w:val="00AD76C9"/>
    <w:rsid w:val="00AE0308"/>
    <w:rsid w:val="00AE176D"/>
    <w:rsid w:val="00AE6858"/>
    <w:rsid w:val="00AE7B15"/>
    <w:rsid w:val="00AF0F6F"/>
    <w:rsid w:val="00B01A02"/>
    <w:rsid w:val="00B05A06"/>
    <w:rsid w:val="00B10D17"/>
    <w:rsid w:val="00B21F0B"/>
    <w:rsid w:val="00B21F18"/>
    <w:rsid w:val="00B23B21"/>
    <w:rsid w:val="00B33678"/>
    <w:rsid w:val="00B4493D"/>
    <w:rsid w:val="00B46837"/>
    <w:rsid w:val="00B54B57"/>
    <w:rsid w:val="00B55200"/>
    <w:rsid w:val="00B7217B"/>
    <w:rsid w:val="00B87BD2"/>
    <w:rsid w:val="00BA6CAF"/>
    <w:rsid w:val="00BA6D6C"/>
    <w:rsid w:val="00BB58C6"/>
    <w:rsid w:val="00BD0952"/>
    <w:rsid w:val="00BD1F4B"/>
    <w:rsid w:val="00BD7173"/>
    <w:rsid w:val="00BE1B4E"/>
    <w:rsid w:val="00BE2AB8"/>
    <w:rsid w:val="00BE7DB1"/>
    <w:rsid w:val="00BF5EEF"/>
    <w:rsid w:val="00BF63EA"/>
    <w:rsid w:val="00C011B3"/>
    <w:rsid w:val="00C043A4"/>
    <w:rsid w:val="00C145A9"/>
    <w:rsid w:val="00C17F33"/>
    <w:rsid w:val="00C31E38"/>
    <w:rsid w:val="00C3675E"/>
    <w:rsid w:val="00C45B99"/>
    <w:rsid w:val="00C471AD"/>
    <w:rsid w:val="00C53F45"/>
    <w:rsid w:val="00C637FC"/>
    <w:rsid w:val="00C63DD9"/>
    <w:rsid w:val="00C73F67"/>
    <w:rsid w:val="00C94C94"/>
    <w:rsid w:val="00CB4184"/>
    <w:rsid w:val="00CB7819"/>
    <w:rsid w:val="00CD01FD"/>
    <w:rsid w:val="00CE4751"/>
    <w:rsid w:val="00CF1BA2"/>
    <w:rsid w:val="00D04517"/>
    <w:rsid w:val="00D11D14"/>
    <w:rsid w:val="00D15BC2"/>
    <w:rsid w:val="00D42B70"/>
    <w:rsid w:val="00D637EB"/>
    <w:rsid w:val="00D655BD"/>
    <w:rsid w:val="00D660C7"/>
    <w:rsid w:val="00D72F50"/>
    <w:rsid w:val="00D76282"/>
    <w:rsid w:val="00D77B48"/>
    <w:rsid w:val="00D8487D"/>
    <w:rsid w:val="00D87637"/>
    <w:rsid w:val="00D916C3"/>
    <w:rsid w:val="00D95F09"/>
    <w:rsid w:val="00D96502"/>
    <w:rsid w:val="00DA0B19"/>
    <w:rsid w:val="00DA350A"/>
    <w:rsid w:val="00DB7657"/>
    <w:rsid w:val="00DC27CF"/>
    <w:rsid w:val="00DD42F3"/>
    <w:rsid w:val="00DE16D1"/>
    <w:rsid w:val="00DE70E8"/>
    <w:rsid w:val="00E005E4"/>
    <w:rsid w:val="00E278A9"/>
    <w:rsid w:val="00E42CC1"/>
    <w:rsid w:val="00E50981"/>
    <w:rsid w:val="00E54703"/>
    <w:rsid w:val="00E6424A"/>
    <w:rsid w:val="00E71CEB"/>
    <w:rsid w:val="00E82813"/>
    <w:rsid w:val="00E82861"/>
    <w:rsid w:val="00E835A8"/>
    <w:rsid w:val="00E84652"/>
    <w:rsid w:val="00E9066F"/>
    <w:rsid w:val="00EA3F07"/>
    <w:rsid w:val="00EC7C3B"/>
    <w:rsid w:val="00ED57AA"/>
    <w:rsid w:val="00EE2D18"/>
    <w:rsid w:val="00EE34CA"/>
    <w:rsid w:val="00EF28E0"/>
    <w:rsid w:val="00F03B49"/>
    <w:rsid w:val="00F03E89"/>
    <w:rsid w:val="00F06CE4"/>
    <w:rsid w:val="00F11FD2"/>
    <w:rsid w:val="00F279A9"/>
    <w:rsid w:val="00F43782"/>
    <w:rsid w:val="00F615CE"/>
    <w:rsid w:val="00F67DCF"/>
    <w:rsid w:val="00F767D6"/>
    <w:rsid w:val="00F90DA3"/>
    <w:rsid w:val="00F93C47"/>
    <w:rsid w:val="00F96E22"/>
    <w:rsid w:val="00F97E27"/>
    <w:rsid w:val="00F97E4A"/>
    <w:rsid w:val="00FA30B8"/>
    <w:rsid w:val="00FB584C"/>
    <w:rsid w:val="00FB74EC"/>
    <w:rsid w:val="00FD2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F28E5"/>
  <w15:docId w15:val="{1DBDFF59-B7FD-8D44-AC3D-4EE7FD6246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212A"/>
    <w:pPr>
      <w:suppressAutoHyphens w:val="0"/>
    </w:pPr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1C6B"/>
    <w:pPr>
      <w:keepNext/>
      <w:keepLines/>
      <w:spacing w:before="240" w:line="276" w:lineRule="auto"/>
      <w:jc w:val="both"/>
      <w:outlineLvl w:val="0"/>
    </w:pPr>
    <w:rPr>
      <w:rFonts w:eastAsiaTheme="majorEastAsia"/>
      <w:color w:val="000000" w:themeColor="text1"/>
      <w:lang w:val="en-US" w:eastAsia="en-US"/>
    </w:rPr>
  </w:style>
  <w:style w:type="paragraph" w:styleId="Heading3">
    <w:name w:val="heading 3"/>
    <w:basedOn w:val="Normal"/>
    <w:link w:val="Heading3Char"/>
    <w:uiPriority w:val="9"/>
    <w:qFormat/>
    <w:rsid w:val="0065196B"/>
    <w:pPr>
      <w:spacing w:beforeAutospacing="1" w:afterAutospacing="1"/>
      <w:outlineLvl w:val="2"/>
    </w:pPr>
    <w:rPr>
      <w:rFonts w:eastAsiaTheme="minorHAns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D31C6B"/>
    <w:rPr>
      <w:rFonts w:ascii="Times New Roman" w:eastAsiaTheme="majorEastAsia" w:hAnsi="Times New Roman" w:cs="Times New Roman"/>
      <w:color w:val="000000" w:themeColor="text1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65196B"/>
    <w:rPr>
      <w:rFonts w:ascii="Times New Roman" w:hAnsi="Times New Roman" w:cs="Times New Roman"/>
      <w:b/>
      <w:bCs/>
      <w:sz w:val="27"/>
      <w:szCs w:val="27"/>
      <w:lang w:eastAsia="en-GB"/>
    </w:rPr>
  </w:style>
  <w:style w:type="character" w:customStyle="1" w:styleId="apple-style-span">
    <w:name w:val="apple-style-span"/>
    <w:basedOn w:val="DefaultParagraphFont"/>
    <w:uiPriority w:val="99"/>
    <w:qFormat/>
    <w:rsid w:val="0065196B"/>
    <w:rPr>
      <w:rFonts w:cs="Times New Roman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sid w:val="0065196B"/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PageNumber">
    <w:name w:val="page number"/>
    <w:basedOn w:val="DefaultParagraphFont"/>
    <w:uiPriority w:val="99"/>
    <w:semiHidden/>
    <w:unhideWhenUsed/>
    <w:qFormat/>
    <w:rsid w:val="0065196B"/>
  </w:style>
  <w:style w:type="character" w:styleId="CommentReference">
    <w:name w:val="annotation reference"/>
    <w:basedOn w:val="DefaultParagraphFont"/>
    <w:uiPriority w:val="99"/>
    <w:unhideWhenUsed/>
    <w:qFormat/>
    <w:rsid w:val="0065196B"/>
    <w:rPr>
      <w:sz w:val="16"/>
      <w:szCs w:val="16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65196B"/>
    <w:rPr>
      <w:rFonts w:ascii="Calibri" w:eastAsia="Calibri" w:hAnsi="Calibri" w:cs="Times New Roman"/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qFormat/>
    <w:rsid w:val="0065196B"/>
    <w:rPr>
      <w:rFonts w:ascii="Tahoma" w:eastAsia="Calibri" w:hAnsi="Tahoma" w:cs="Tahoma"/>
      <w:sz w:val="20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65196B"/>
    <w:rPr>
      <w:rFonts w:ascii="Times New Roman" w:hAnsi="Times New Roman" w:cs="Times New Roman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65196B"/>
    <w:rPr>
      <w:rFonts w:ascii="Calibri" w:eastAsia="Calibri" w:hAnsi="Calibri"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65196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196B"/>
    <w:rPr>
      <w:color w:val="954F72" w:themeColor="followed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qFormat/>
    <w:rsid w:val="0065196B"/>
  </w:style>
  <w:style w:type="character" w:customStyle="1" w:styleId="apple-converted-space">
    <w:name w:val="apple-converted-space"/>
    <w:basedOn w:val="DefaultParagraphFont"/>
    <w:qFormat/>
    <w:rsid w:val="0065196B"/>
  </w:style>
  <w:style w:type="character" w:customStyle="1" w:styleId="SMSubheadingChar">
    <w:name w:val="SM Subheading Char"/>
    <w:basedOn w:val="DefaultParagraphFont"/>
    <w:link w:val="SMSubheading"/>
    <w:qFormat/>
    <w:rsid w:val="0065196B"/>
    <w:rPr>
      <w:rFonts w:ascii="Times New Roman" w:eastAsia="Times New Roman" w:hAnsi="Times New Roman" w:cs="Times New Roman"/>
      <w:szCs w:val="20"/>
      <w:u w:val="single"/>
      <w:lang w:val="en-US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sid w:val="0065196B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65196B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65196B"/>
    <w:rPr>
      <w:color w:val="808080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qFormat/>
    <w:rsid w:val="00F16DFE"/>
    <w:rPr>
      <w:color w:val="605E5C"/>
      <w:shd w:val="clear" w:color="auto" w:fill="E1DFDD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qFormat/>
    <w:rsid w:val="00D00652"/>
    <w:rPr>
      <w:color w:val="605E5C"/>
      <w:shd w:val="clear" w:color="auto" w:fill="E1DFDD"/>
    </w:rPr>
  </w:style>
  <w:style w:type="character" w:customStyle="1" w:styleId="TitleChar">
    <w:name w:val="Title Char"/>
    <w:basedOn w:val="DefaultParagraphFont"/>
    <w:link w:val="Title"/>
    <w:uiPriority w:val="10"/>
    <w:qFormat/>
    <w:rsid w:val="00213027"/>
    <w:rPr>
      <w:rFonts w:ascii="Times New Roman" w:eastAsiaTheme="majorEastAsia" w:hAnsi="Times New Roman" w:cstheme="majorBidi"/>
      <w:b/>
      <w:kern w:val="2"/>
      <w:sz w:val="32"/>
      <w:szCs w:val="56"/>
      <w:lang w:eastAsia="zh-CN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qFormat/>
    <w:rsid w:val="00F44657"/>
    <w:rPr>
      <w:color w:val="605E5C"/>
      <w:shd w:val="clear" w:color="auto" w:fill="E1DFDD"/>
    </w:rPr>
  </w:style>
  <w:style w:type="character" w:customStyle="1" w:styleId="UnresolvedMention5">
    <w:name w:val="Unresolved Mention5"/>
    <w:basedOn w:val="DefaultParagraphFont"/>
    <w:uiPriority w:val="99"/>
    <w:semiHidden/>
    <w:unhideWhenUsed/>
    <w:qFormat/>
    <w:rsid w:val="009C2E1F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8A2682"/>
    <w:rPr>
      <w:rFonts w:ascii="Times New Roman" w:hAnsi="Times New Roman" w:cs="Times New Roman"/>
      <w:sz w:val="20"/>
      <w:szCs w:val="20"/>
      <w:lang w:eastAsia="en-GB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8A2682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UnresolvedMention6">
    <w:name w:val="Unresolved Mention6"/>
    <w:basedOn w:val="DefaultParagraphFont"/>
    <w:uiPriority w:val="99"/>
    <w:semiHidden/>
    <w:unhideWhenUsed/>
    <w:qFormat/>
    <w:rsid w:val="00D30B57"/>
    <w:rPr>
      <w:color w:val="605E5C"/>
      <w:shd w:val="clear" w:color="auto" w:fill="E1DFDD"/>
    </w:rPr>
  </w:style>
  <w:style w:type="character" w:customStyle="1" w:styleId="UnresolvedMention7">
    <w:name w:val="Unresolved Mention7"/>
    <w:basedOn w:val="DefaultParagraphFont"/>
    <w:uiPriority w:val="99"/>
    <w:semiHidden/>
    <w:unhideWhenUsed/>
    <w:qFormat/>
    <w:rsid w:val="00EF32C7"/>
    <w:rPr>
      <w:color w:val="605E5C"/>
      <w:shd w:val="clear" w:color="auto" w:fill="E1DFDD"/>
    </w:rPr>
  </w:style>
  <w:style w:type="character" w:customStyle="1" w:styleId="UnresolvedMention8">
    <w:name w:val="Unresolved Mention8"/>
    <w:basedOn w:val="DefaultParagraphFont"/>
    <w:uiPriority w:val="99"/>
    <w:semiHidden/>
    <w:unhideWhenUsed/>
    <w:qFormat/>
    <w:rsid w:val="00CE3FDD"/>
    <w:rPr>
      <w:color w:val="605E5C"/>
      <w:shd w:val="clear" w:color="auto" w:fill="E1DFDD"/>
    </w:rPr>
  </w:style>
  <w:style w:type="character" w:customStyle="1" w:styleId="UnresolvedMention9">
    <w:name w:val="Unresolved Mention9"/>
    <w:basedOn w:val="DefaultParagraphFont"/>
    <w:uiPriority w:val="99"/>
    <w:semiHidden/>
    <w:unhideWhenUsed/>
    <w:qFormat/>
    <w:rsid w:val="00E6196D"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unhideWhenUsed/>
    <w:qFormat/>
    <w:rsid w:val="0065196B"/>
    <w:pPr>
      <w:spacing w:after="200"/>
    </w:pPr>
    <w:rPr>
      <w:rFonts w:ascii="Calibri" w:eastAsia="Calibri" w:hAnsi="Calibri"/>
      <w:i/>
      <w:iCs/>
      <w:color w:val="44546A" w:themeColor="text2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EndNoteBibliography">
    <w:name w:val="EndNote Bibliography"/>
    <w:basedOn w:val="Normal"/>
    <w:qFormat/>
    <w:rsid w:val="0065196B"/>
    <w:pPr>
      <w:spacing w:after="200"/>
      <w:jc w:val="both"/>
    </w:pPr>
    <w:rPr>
      <w:rFonts w:ascii="Calibri" w:eastAsia="Calibri" w:hAnsi="Calibri"/>
      <w:sz w:val="22"/>
      <w:szCs w:val="22"/>
      <w:lang w:val="en-US" w:eastAsia="en-US"/>
    </w:rPr>
  </w:style>
  <w:style w:type="paragraph" w:styleId="CommentText">
    <w:name w:val="annotation text"/>
    <w:basedOn w:val="Normal"/>
    <w:link w:val="CommentTextChar"/>
    <w:uiPriority w:val="99"/>
    <w:unhideWhenUsed/>
    <w:qFormat/>
    <w:rsid w:val="0065196B"/>
    <w:rPr>
      <w:rFonts w:asciiTheme="minorHAnsi" w:eastAsiaTheme="minorHAnsi" w:hAnsiTheme="minorHAnsi" w:cstheme="minorBidi"/>
      <w:sz w:val="20"/>
      <w:szCs w:val="20"/>
      <w:lang w:eastAsia="en-US"/>
    </w:rPr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Normal"/>
    <w:link w:val="Foot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65196B"/>
    <w:pPr>
      <w:spacing w:after="200"/>
    </w:pPr>
    <w:rPr>
      <w:rFonts w:ascii="Calibri" w:eastAsia="Calibri" w:hAnsi="Calibri" w:cs="Times New Roman"/>
      <w:b/>
      <w:bCs/>
    </w:rPr>
  </w:style>
  <w:style w:type="paragraph" w:styleId="BalloonText">
    <w:name w:val="Balloon Text"/>
    <w:basedOn w:val="Normal"/>
    <w:link w:val="BalloonTextChar"/>
    <w:uiPriority w:val="99"/>
    <w:unhideWhenUsed/>
    <w:qFormat/>
    <w:rsid w:val="0065196B"/>
    <w:rPr>
      <w:rFonts w:ascii="Tahoma" w:eastAsia="Calibri" w:hAnsi="Tahoma" w:cs="Tahoma"/>
      <w:sz w:val="20"/>
      <w:szCs w:val="16"/>
      <w:lang w:eastAsia="en-US"/>
    </w:rPr>
  </w:style>
  <w:style w:type="paragraph" w:customStyle="1" w:styleId="EndNoteBibliographyTitle">
    <w:name w:val="EndNote Bibliography Title"/>
    <w:basedOn w:val="Normal"/>
    <w:qFormat/>
    <w:rsid w:val="0065196B"/>
    <w:pPr>
      <w:spacing w:line="276" w:lineRule="auto"/>
      <w:jc w:val="center"/>
    </w:pPr>
    <w:rPr>
      <w:rFonts w:ascii="Calibri" w:eastAsia="Calibri" w:hAnsi="Calibri"/>
      <w:sz w:val="22"/>
      <w:szCs w:val="22"/>
      <w:lang w:val="en-US" w:eastAsia="en-US"/>
    </w:rPr>
  </w:style>
  <w:style w:type="paragraph" w:styleId="ListParagraph">
    <w:name w:val="List Paragraph"/>
    <w:basedOn w:val="Normal"/>
    <w:uiPriority w:val="34"/>
    <w:qFormat/>
    <w:rsid w:val="0065196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customStyle="1" w:styleId="p1">
    <w:name w:val="p1"/>
    <w:basedOn w:val="Normal"/>
    <w:qFormat/>
    <w:rsid w:val="0065196B"/>
    <w:rPr>
      <w:rFonts w:ascii="Times" w:eastAsiaTheme="minorHAnsi" w:hAnsi="Times"/>
      <w:color w:val="181A18"/>
      <w:sz w:val="26"/>
      <w:szCs w:val="26"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65196B"/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65196B"/>
    <w:pPr>
      <w:tabs>
        <w:tab w:val="center" w:pos="4513"/>
        <w:tab w:val="right" w:pos="9026"/>
      </w:tabs>
    </w:pPr>
    <w:rPr>
      <w:rFonts w:ascii="Calibri" w:eastAsia="Calibri" w:hAnsi="Calibri"/>
      <w:sz w:val="22"/>
      <w:szCs w:val="22"/>
      <w:lang w:eastAsia="en-US"/>
    </w:rPr>
  </w:style>
  <w:style w:type="paragraph" w:styleId="NormalWeb">
    <w:name w:val="Normal (Web)"/>
    <w:basedOn w:val="Normal"/>
    <w:uiPriority w:val="99"/>
    <w:semiHidden/>
    <w:unhideWhenUsed/>
    <w:qFormat/>
    <w:rsid w:val="0065196B"/>
    <w:pPr>
      <w:spacing w:beforeAutospacing="1" w:afterAutospacing="1"/>
    </w:pPr>
    <w:rPr>
      <w:rFonts w:eastAsiaTheme="minorHAnsi"/>
    </w:rPr>
  </w:style>
  <w:style w:type="paragraph" w:customStyle="1" w:styleId="SMSubheading">
    <w:name w:val="SM Subheading"/>
    <w:basedOn w:val="Normal"/>
    <w:link w:val="SMSubheadingChar"/>
    <w:qFormat/>
    <w:rsid w:val="0065196B"/>
    <w:rPr>
      <w:szCs w:val="20"/>
      <w:u w:val="single"/>
      <w:lang w:val="en-US" w:eastAsia="en-US"/>
    </w:rPr>
  </w:style>
  <w:style w:type="paragraph" w:styleId="Revision">
    <w:name w:val="Revision"/>
    <w:uiPriority w:val="99"/>
    <w:semiHidden/>
    <w:qFormat/>
    <w:rsid w:val="0065196B"/>
    <w:rPr>
      <w:rFonts w:cs="Times New Roman"/>
      <w:sz w:val="22"/>
      <w:szCs w:val="22"/>
    </w:rPr>
  </w:style>
  <w:style w:type="paragraph" w:customStyle="1" w:styleId="SMHeading">
    <w:name w:val="SM Heading"/>
    <w:basedOn w:val="Heading1"/>
    <w:qFormat/>
    <w:rsid w:val="0065196B"/>
    <w:pPr>
      <w:keepLines w:val="0"/>
      <w:spacing w:after="60" w:line="240" w:lineRule="auto"/>
    </w:pPr>
    <w:rPr>
      <w:rFonts w:eastAsia="Times New Roman"/>
      <w:b/>
      <w:bCs/>
      <w:color w:val="auto"/>
      <w:kern w:val="2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6519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US"/>
    </w:rPr>
  </w:style>
  <w:style w:type="paragraph" w:customStyle="1" w:styleId="Paragraph">
    <w:name w:val="Paragraph"/>
    <w:basedOn w:val="Normal"/>
    <w:qFormat/>
    <w:rsid w:val="00DD09BF"/>
    <w:pPr>
      <w:spacing w:before="120"/>
      <w:ind w:firstLine="720"/>
    </w:pPr>
    <w:rPr>
      <w:lang w:val="en-US" w:eastAsia="en-US"/>
    </w:rPr>
  </w:style>
  <w:style w:type="paragraph" w:customStyle="1" w:styleId="Acknowledgement">
    <w:name w:val="Acknowledgement"/>
    <w:basedOn w:val="Normal"/>
    <w:qFormat/>
    <w:rsid w:val="00DF1ED9"/>
    <w:pPr>
      <w:spacing w:before="120"/>
      <w:ind w:left="720" w:hanging="720"/>
    </w:pPr>
    <w:rPr>
      <w:lang w:val="en-US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213027"/>
    <w:pPr>
      <w:contextualSpacing/>
      <w:jc w:val="both"/>
    </w:pPr>
    <w:rPr>
      <w:rFonts w:eastAsiaTheme="majorEastAsia" w:cstheme="majorBidi"/>
      <w:b/>
      <w:kern w:val="2"/>
      <w:sz w:val="32"/>
      <w:szCs w:val="56"/>
      <w:lang w:eastAsia="zh-CN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A2682"/>
    <w:rPr>
      <w:rFonts w:eastAsiaTheme="minorHAnsi"/>
      <w:sz w:val="20"/>
      <w:szCs w:val="20"/>
    </w:rPr>
  </w:style>
  <w:style w:type="paragraph" w:customStyle="1" w:styleId="msonormal0">
    <w:name w:val="msonormal"/>
    <w:basedOn w:val="Normal"/>
    <w:qFormat/>
    <w:rsid w:val="00BE1835"/>
    <w:pPr>
      <w:spacing w:beforeAutospacing="1" w:afterAutospacing="1"/>
    </w:pPr>
  </w:style>
  <w:style w:type="paragraph" w:customStyle="1" w:styleId="xl63">
    <w:name w:val="xl63"/>
    <w:basedOn w:val="Normal"/>
    <w:qFormat/>
    <w:rsid w:val="00BE1835"/>
    <w:pPr>
      <w:spacing w:beforeAutospacing="1" w:afterAutospacing="1"/>
      <w:textAlignment w:val="center"/>
    </w:pPr>
    <w:rPr>
      <w:b/>
      <w:bCs/>
    </w:rPr>
  </w:style>
  <w:style w:type="paragraph" w:customStyle="1" w:styleId="xl64">
    <w:name w:val="xl64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5">
    <w:name w:val="xl65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6">
    <w:name w:val="xl66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b/>
      <w:bCs/>
      <w:sz w:val="22"/>
      <w:szCs w:val="22"/>
    </w:rPr>
  </w:style>
  <w:style w:type="paragraph" w:customStyle="1" w:styleId="xl67">
    <w:name w:val="xl67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8">
    <w:name w:val="xl68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sz w:val="22"/>
      <w:szCs w:val="22"/>
    </w:rPr>
  </w:style>
  <w:style w:type="paragraph" w:customStyle="1" w:styleId="xl69">
    <w:name w:val="xl69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customStyle="1" w:styleId="xl70">
    <w:name w:val="xl70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color w:val="D9D9D9"/>
      <w:sz w:val="22"/>
      <w:szCs w:val="22"/>
    </w:rPr>
  </w:style>
  <w:style w:type="paragraph" w:customStyle="1" w:styleId="xl71">
    <w:name w:val="xl71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top"/>
    </w:pPr>
    <w:rPr>
      <w:sz w:val="22"/>
      <w:szCs w:val="22"/>
    </w:rPr>
  </w:style>
  <w:style w:type="paragraph" w:customStyle="1" w:styleId="xl72">
    <w:name w:val="xl72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</w:pPr>
    <w:rPr>
      <w:sz w:val="22"/>
      <w:szCs w:val="22"/>
    </w:rPr>
  </w:style>
  <w:style w:type="paragraph" w:customStyle="1" w:styleId="xl73">
    <w:name w:val="xl73"/>
    <w:basedOn w:val="Normal"/>
    <w:qFormat/>
    <w:rsid w:val="00BE1835"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Autospacing="1" w:afterAutospacing="1"/>
      <w:textAlignment w:val="center"/>
    </w:pPr>
    <w:rPr>
      <w:color w:val="D9D9D9"/>
      <w:sz w:val="22"/>
      <w:szCs w:val="22"/>
    </w:rPr>
  </w:style>
  <w:style w:type="paragraph" w:styleId="TOC1">
    <w:name w:val="toc 1"/>
    <w:basedOn w:val="Normal"/>
    <w:next w:val="Normal"/>
    <w:autoRedefine/>
    <w:uiPriority w:val="39"/>
    <w:rsid w:val="0051744F"/>
    <w:pPr>
      <w:tabs>
        <w:tab w:val="right" w:leader="dot" w:pos="9010"/>
      </w:tabs>
    </w:pPr>
    <w:rPr>
      <w:szCs w:val="20"/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1744F"/>
    <w:pPr>
      <w:keepLines w:val="0"/>
      <w:spacing w:after="60" w:line="240" w:lineRule="auto"/>
    </w:pPr>
    <w:rPr>
      <w:rFonts w:ascii="Cambria" w:eastAsia="Times New Roman" w:hAnsi="Cambria"/>
      <w:b/>
      <w:bCs/>
      <w:color w:val="auto"/>
      <w:kern w:val="2"/>
    </w:rPr>
  </w:style>
  <w:style w:type="paragraph" w:styleId="Bibliography">
    <w:name w:val="Bibliography"/>
    <w:basedOn w:val="Normal"/>
    <w:next w:val="Normal"/>
    <w:uiPriority w:val="37"/>
    <w:unhideWhenUsed/>
    <w:qFormat/>
    <w:rsid w:val="00271D9C"/>
    <w:pPr>
      <w:tabs>
        <w:tab w:val="left" w:pos="380"/>
        <w:tab w:val="left" w:pos="500"/>
      </w:tabs>
      <w:spacing w:after="240"/>
      <w:ind w:left="504" w:hanging="504"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rsid w:val="0065196B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9657AA3-F732-4623-8225-61741D60C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139</Words>
  <Characters>796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Robbie Parks</dc:creator>
  <dc:description/>
  <cp:lastModifiedBy>Parks, Robbie M</cp:lastModifiedBy>
  <cp:revision>2</cp:revision>
  <cp:lastPrinted>2019-04-24T23:05:00Z</cp:lastPrinted>
  <dcterms:created xsi:type="dcterms:W3CDTF">2021-10-25T15:53:00Z</dcterms:created>
  <dcterms:modified xsi:type="dcterms:W3CDTF">2021-10-25T15:53:00Z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endeley Citation Style_1">
    <vt:lpwstr>http://www.zotero.org/styles/nature</vt:lpwstr>
  </property>
  <property fmtid="{D5CDD505-2E9C-101B-9397-08002B2CF9AE}" pid="7" name="Mendeley Document_1">
    <vt:lpwstr>True</vt:lpwstr>
  </property>
  <property fmtid="{D5CDD505-2E9C-101B-9397-08002B2CF9AE}" pid="8" name="Mendeley Recent Style Id 0_1">
    <vt:lpwstr>http://www.zotero.org/styles/apa</vt:lpwstr>
  </property>
  <property fmtid="{D5CDD505-2E9C-101B-9397-08002B2CF9AE}" pid="9" name="Mendeley Recent Style Id 1_1">
    <vt:lpwstr>http://www.zotero.org/styles/chicago-author-date</vt:lpwstr>
  </property>
  <property fmtid="{D5CDD505-2E9C-101B-9397-08002B2CF9AE}" pid="10" name="Mendeley Recent Style Id 2_1">
    <vt:lpwstr>http://www.zotero.org/styles/chicago-fullnote-bibliography</vt:lpwstr>
  </property>
  <property fmtid="{D5CDD505-2E9C-101B-9397-08002B2CF9AE}" pid="11" name="Mendeley Recent Style Id 3_1">
    <vt:lpwstr>http://www.zotero.org/styles/chicago-note-bibliography</vt:lpwstr>
  </property>
  <property fmtid="{D5CDD505-2E9C-101B-9397-08002B2CF9AE}" pid="12" name="Mendeley Recent Style Id 4_1">
    <vt:lpwstr>http://www.zotero.org/styles/ieee</vt:lpwstr>
  </property>
  <property fmtid="{D5CDD505-2E9C-101B-9397-08002B2CF9AE}" pid="13" name="Mendeley Recent Style Id 5_1">
    <vt:lpwstr>http://www.zotero.org/styles/modern-humanities-research-association</vt:lpwstr>
  </property>
  <property fmtid="{D5CDD505-2E9C-101B-9397-08002B2CF9AE}" pid="14" name="Mendeley Recent Style Id 6_1">
    <vt:lpwstr>http://www.zotero.org/styles/modern-language-association</vt:lpwstr>
  </property>
  <property fmtid="{D5CDD505-2E9C-101B-9397-08002B2CF9AE}" pid="15" name="Mendeley Recent Style Id 7_1">
    <vt:lpwstr>http://www.zotero.org/styles/nature</vt:lpwstr>
  </property>
  <property fmtid="{D5CDD505-2E9C-101B-9397-08002B2CF9AE}" pid="16" name="Mendeley Recent Style Id 8_1">
    <vt:lpwstr>http://www.zotero.org/styles/the-lancet</vt:lpwstr>
  </property>
  <property fmtid="{D5CDD505-2E9C-101B-9397-08002B2CF9AE}" pid="17" name="Mendeley Recent Style Id 9_1">
    <vt:lpwstr>http://www.zotero.org/styles/vancouver</vt:lpwstr>
  </property>
  <property fmtid="{D5CDD505-2E9C-101B-9397-08002B2CF9AE}" pid="18" name="Mendeley Recent Style Name 0_1">
    <vt:lpwstr>American Psychological Association 6th edition</vt:lpwstr>
  </property>
  <property fmtid="{D5CDD505-2E9C-101B-9397-08002B2CF9AE}" pid="19" name="Mendeley Recent Style Name 1_1">
    <vt:lpwstr>Chicago Manual of Style 17th edition (author-date)</vt:lpwstr>
  </property>
  <property fmtid="{D5CDD505-2E9C-101B-9397-08002B2CF9AE}" pid="20" name="Mendeley Recent Style Name 2_1">
    <vt:lpwstr>Chicago Manual of Style 17th edition (full note)</vt:lpwstr>
  </property>
  <property fmtid="{D5CDD505-2E9C-101B-9397-08002B2CF9AE}" pid="21" name="Mendeley Recent Style Name 3_1">
    <vt:lpwstr>Chicago Manual of Style 17th edition (note)</vt:lpwstr>
  </property>
  <property fmtid="{D5CDD505-2E9C-101B-9397-08002B2CF9AE}" pid="22" name="Mendeley Recent Style Name 4_1">
    <vt:lpwstr>IEEE</vt:lpwstr>
  </property>
  <property fmtid="{D5CDD505-2E9C-101B-9397-08002B2CF9AE}" pid="23" name="Mendeley Recent Style Name 5_1">
    <vt:lpwstr>Modern Humanities Research Association 3rd edition (note with bibliography)</vt:lpwstr>
  </property>
  <property fmtid="{D5CDD505-2E9C-101B-9397-08002B2CF9AE}" pid="24" name="Mendeley Recent Style Name 6_1">
    <vt:lpwstr>Modern Language Association 8th edition</vt:lpwstr>
  </property>
  <property fmtid="{D5CDD505-2E9C-101B-9397-08002B2CF9AE}" pid="25" name="Mendeley Recent Style Name 7_1">
    <vt:lpwstr>Nature</vt:lpwstr>
  </property>
  <property fmtid="{D5CDD505-2E9C-101B-9397-08002B2CF9AE}" pid="26" name="Mendeley Recent Style Name 8_1">
    <vt:lpwstr>The Lancet</vt:lpwstr>
  </property>
  <property fmtid="{D5CDD505-2E9C-101B-9397-08002B2CF9AE}" pid="27" name="Mendeley Recent Style Name 9_1">
    <vt:lpwstr>Vancouver</vt:lpwstr>
  </property>
  <property fmtid="{D5CDD505-2E9C-101B-9397-08002B2CF9AE}" pid="28" name="Mendeley Unique User Id_1">
    <vt:lpwstr>7f47c4ec-e20f-36f7-ae86-130308784d82</vt:lpwstr>
  </property>
  <property fmtid="{D5CDD505-2E9C-101B-9397-08002B2CF9AE}" pid="29" name="ScaleCrop">
    <vt:bool>false</vt:bool>
  </property>
  <property fmtid="{D5CDD505-2E9C-101B-9397-08002B2CF9AE}" pid="30" name="ShareDoc">
    <vt:bool>false</vt:bool>
  </property>
  <property fmtid="{D5CDD505-2E9C-101B-9397-08002B2CF9AE}" pid="31" name="ZOTERO_PREF_1">
    <vt:lpwstr>&lt;data data-version="3" zotero-version="5.0.96.3"&gt;&lt;session id="xkP7EYdZ"/&gt;&lt;style id="http://www.zotero.org/styles/american-medical-association" hasBibliography="1" bibliographyStyleHasBeenSet="1"/&gt;&lt;prefs&gt;&lt;pref name="fieldType" value="Field"/&gt;&lt;pref name="do</vt:lpwstr>
  </property>
  <property fmtid="{D5CDD505-2E9C-101B-9397-08002B2CF9AE}" pid="32" name="ZOTERO_PREF_2">
    <vt:lpwstr>ntAskDelayCitationUpdates" value="true"/&gt;&lt;/prefs&gt;&lt;/data&gt;</vt:lpwstr>
  </property>
</Properties>
</file>