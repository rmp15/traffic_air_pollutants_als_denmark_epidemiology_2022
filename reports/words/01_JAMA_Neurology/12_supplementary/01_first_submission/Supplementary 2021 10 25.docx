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2F76F" w14:textId="77777777" w:rsidR="00D637EB" w:rsidRPr="0049055A" w:rsidRDefault="00D637EB" w:rsidP="00980B11">
      <w:pPr>
        <w:jc w:val="center"/>
        <w:outlineLvl w:val="0"/>
        <w:rPr>
          <w:b/>
          <w:color w:val="000000" w:themeColor="text1"/>
          <w:lang w:val="en-US"/>
        </w:rPr>
      </w:pPr>
      <w:bookmarkStart w:id="0" w:name="_Toc83383661"/>
      <w:r w:rsidRPr="0049055A">
        <w:rPr>
          <w:b/>
          <w:color w:val="000000" w:themeColor="text1"/>
          <w:lang w:val="en-US"/>
        </w:rPr>
        <w:t>Supplementary online content</w:t>
      </w:r>
      <w:bookmarkEnd w:id="0"/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536B66C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r w:rsidR="000847ED">
        <w:rPr>
          <w:rFonts w:eastAsiaTheme="minorHAnsi"/>
          <w:color w:val="000000"/>
          <w:lang w:val="en-US" w:eastAsia="en-US"/>
        </w:rPr>
        <w:t xml:space="preserve">Gibson EA, </w:t>
      </w:r>
      <w:proofErr w:type="spellStart"/>
      <w:r w:rsidR="007506F8" w:rsidRPr="00DE70E8">
        <w:rPr>
          <w:rFonts w:eastAsiaTheme="minorHAnsi"/>
          <w:color w:val="000000"/>
          <w:lang w:val="en-US" w:eastAsia="en-US"/>
        </w:rPr>
        <w:t>Balilian</w:t>
      </w:r>
      <w:proofErr w:type="spellEnd"/>
      <w:r w:rsidR="007506F8" w:rsidRPr="00DE70E8">
        <w:rPr>
          <w:rFonts w:eastAsiaTheme="minorHAnsi"/>
          <w:color w:val="000000"/>
          <w:lang w:val="en-US" w:eastAsia="en-US"/>
        </w:rPr>
        <w:t xml:space="preserve">, A, Nunez Y, </w:t>
      </w:r>
      <w:r w:rsidR="007506F8" w:rsidRPr="00DE70E8">
        <w:rPr>
          <w:color w:val="000000" w:themeColor="text1"/>
        </w:rPr>
        <w:t xml:space="preserve">Hansen J, </w:t>
      </w:r>
      <w:r w:rsidR="00704826" w:rsidRPr="00DE70E8">
        <w:rPr>
          <w:color w:val="000000" w:themeColor="text1"/>
          <w:lang w:val="en-US"/>
        </w:rPr>
        <w:t xml:space="preserve">Raaschou-Nielsen O, </w:t>
      </w:r>
      <w:r w:rsidR="00704826" w:rsidRPr="00DE70E8">
        <w:rPr>
          <w:color w:val="000000" w:themeColor="text1"/>
        </w:rPr>
        <w:t xml:space="preserve">Ketzel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>Long-term traffic-related air pollutant exposure and amyotrophic lateral sclerosis diagnosis in Denmark: a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32106CA1" w14:textId="7E2473FB" w:rsidR="005910F7" w:rsidRDefault="005910F7" w:rsidP="00D916C3">
      <w:pPr>
        <w:jc w:val="both"/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>Sensitivity of percentage change in odds of ALS diagnosis for non-pollutant parameters.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7B15DE0A" w14:textId="5703DD02" w:rsidR="000F4E86" w:rsidRDefault="000F4E86" w:rsidP="00D916C3">
      <w:pPr>
        <w:jc w:val="both"/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A253C4">
        <w:rPr>
          <w:bCs/>
        </w:rPr>
        <w:t xml:space="preserve">Average concentration of included </w:t>
      </w:r>
      <w:r w:rsidR="006C23BC">
        <w:rPr>
          <w:bCs/>
        </w:rPr>
        <w:t>pollutant</w:t>
      </w:r>
      <w:r w:rsidR="00772C7D">
        <w:rPr>
          <w:bCs/>
        </w:rPr>
        <w:t>s by parish</w:t>
      </w:r>
      <w:r w:rsidR="002948A4">
        <w:rPr>
          <w:bCs/>
        </w:rPr>
        <w:t xml:space="preserve"> for </w:t>
      </w:r>
      <w:r w:rsidR="002B2215">
        <w:rPr>
          <w:bCs/>
        </w:rPr>
        <w:t>1989-2013</w:t>
      </w:r>
      <w:r w:rsidR="009D2DD5">
        <w:rPr>
          <w:bCs/>
        </w:rPr>
        <w:t>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E71CEB">
          <w:footerReference w:type="default" r:id="rId8"/>
          <w:pgSz w:w="11906" w:h="16838"/>
          <w:pgMar w:top="1440" w:right="1440" w:bottom="1440" w:left="1440" w:header="0" w:footer="720" w:gutter="0"/>
          <w:lnNumType w:countBy="1" w:restart="continuous"/>
          <w:cols w:space="720"/>
          <w:formProt w:val="0"/>
          <w:docGrid w:linePitch="360"/>
        </w:sectPr>
      </w:pPr>
      <w:bookmarkStart w:id="1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1"/>
    <w:p w14:paraId="2C1A46AE" w14:textId="276F2826" w:rsidR="00CB4184" w:rsidRDefault="00CB4184" w:rsidP="00CB41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diagnosis for </w:t>
      </w:r>
      <w:commentRangeStart w:id="2"/>
      <w:r>
        <w:rPr>
          <w:bCs/>
        </w:rPr>
        <w:t xml:space="preserve">non-pollutant </w:t>
      </w:r>
      <w:commentRangeEnd w:id="2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2"/>
      </w:r>
      <w:commentRangeStart w:id="3"/>
      <w:r>
        <w:rPr>
          <w:bCs/>
        </w:rPr>
        <w:t>paramete</w:t>
      </w:r>
      <w:commentRangeStart w:id="4"/>
      <w:r>
        <w:rPr>
          <w:bCs/>
        </w:rPr>
        <w:t>rs</w:t>
      </w:r>
      <w:commentRangeEnd w:id="4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4"/>
      </w:r>
      <w:commentRangeEnd w:id="3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3"/>
      </w:r>
      <w:r>
        <w:rPr>
          <w:bCs/>
        </w:rPr>
        <w:t>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1DF66EBF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8988135" cy="63590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5" cy="6359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A23839">
          <w:pgSz w:w="16838" w:h="11906" w:orient="landscape"/>
          <w:pgMar w:top="720" w:right="720" w:bottom="720" w:left="720" w:header="0" w:footer="720" w:gutter="0"/>
          <w:cols w:space="720"/>
          <w:formProt w:val="0"/>
          <w:docGrid w:linePitch="360"/>
        </w:sectPr>
      </w:pPr>
    </w:p>
    <w:p w14:paraId="22138765" w14:textId="7C896B5D" w:rsidR="002E460D" w:rsidRDefault="00787E58" w:rsidP="006C584E">
      <w:pPr>
        <w:rPr>
          <w:ins w:id="5" w:author="Matthias Ketzel" w:date="2021-10-21T21:50:00Z"/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ins w:id="6" w:author="Matthias Ketzel" w:date="2021-10-21T21:49:00Z">
        <w:r w:rsidR="00285A26">
          <w:rPr>
            <w:bCs/>
          </w:rPr>
          <w:t xml:space="preserve">(NOx, EC, PM2.5, CO, O3,) </w:t>
        </w:r>
      </w:ins>
      <w:r w:rsidR="006F7119">
        <w:rPr>
          <w:bCs/>
        </w:rPr>
        <w:t xml:space="preserve">by </w:t>
      </w:r>
      <w:del w:id="7" w:author="Matthias Ketzel" w:date="2021-10-21T21:48:00Z">
        <w:r w:rsidR="006F7119" w:rsidDel="00285A26">
          <w:rPr>
            <w:bCs/>
          </w:rPr>
          <w:delText xml:space="preserve">parish </w:delText>
        </w:r>
      </w:del>
      <w:ins w:id="8" w:author="Matthias Ketzel" w:date="2021-10-21T21:48:00Z">
        <w:r w:rsidR="00285A26">
          <w:rPr>
            <w:bCs/>
          </w:rPr>
          <w:t xml:space="preserve">in 1 km x 1 km resolution </w:t>
        </w:r>
      </w:ins>
      <w:r w:rsidR="006F7119">
        <w:rPr>
          <w:bCs/>
        </w:rPr>
        <w:t xml:space="preserve">for </w:t>
      </w:r>
      <w:ins w:id="9" w:author="Matthias Ketzel" w:date="2021-10-21T21:47:00Z">
        <w:r w:rsidR="00285A26">
          <w:rPr>
            <w:bCs/>
          </w:rPr>
          <w:t xml:space="preserve">year 2000 (about middle of range </w:t>
        </w:r>
      </w:ins>
      <w:r w:rsidR="006F7119">
        <w:rPr>
          <w:bCs/>
        </w:rPr>
        <w:t>1989-2013</w:t>
      </w:r>
      <w:ins w:id="10" w:author="Matthias Ketzel" w:date="2021-10-21T21:48:00Z">
        <w:r w:rsidR="00285A26">
          <w:rPr>
            <w:bCs/>
          </w:rPr>
          <w:t>)</w:t>
        </w:r>
      </w:ins>
      <w:r w:rsidR="006F7119">
        <w:rPr>
          <w:bCs/>
        </w:rPr>
        <w:t>.</w:t>
      </w:r>
      <w:ins w:id="11" w:author="Matthias Ketzel" w:date="2021-10-21T21:47:00Z">
        <w:r w:rsidR="00285A26">
          <w:rPr>
            <w:bCs/>
          </w:rPr>
          <w:t xml:space="preserve"> </w:t>
        </w:r>
      </w:ins>
    </w:p>
    <w:p w14:paraId="21429EEC" w14:textId="1BEDB9E7" w:rsidR="00285A26" w:rsidRDefault="00285A26" w:rsidP="006C584E">
      <w:pPr>
        <w:rPr>
          <w:ins w:id="12" w:author="Matthias Ketzel" w:date="2021-10-21T21:50:00Z"/>
          <w:bCs/>
        </w:rPr>
      </w:pPr>
      <w:ins w:id="13" w:author="Matthias Ketzel" w:date="2021-10-21T21:50:00Z">
        <w:r>
          <w:rPr>
            <w:noProof/>
            <w:lang w:val="en-US" w:eastAsia="en-US"/>
          </w:rPr>
          <w:drawing>
            <wp:inline distT="0" distB="0" distL="0" distR="0" wp14:anchorId="11BD970C" wp14:editId="315853F1">
              <wp:extent cx="5457825" cy="6515100"/>
              <wp:effectExtent l="0" t="0" r="952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6515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ACC046" w14:textId="3551CABB" w:rsidR="00285A26" w:rsidRDefault="00285A26" w:rsidP="006C584E">
      <w:pPr>
        <w:rPr>
          <w:ins w:id="14" w:author="Matthias Ketzel" w:date="2021-10-21T21:51:00Z"/>
          <w:bCs/>
        </w:rPr>
      </w:pPr>
      <w:ins w:id="15" w:author="Matthias Ketzel" w:date="2021-10-21T21:51:00Z">
        <w:r>
          <w:rPr>
            <w:noProof/>
            <w:lang w:val="en-US" w:eastAsia="en-US"/>
          </w:rPr>
          <w:lastRenderedPageBreak/>
          <w:drawing>
            <wp:inline distT="0" distB="0" distL="0" distR="0" wp14:anchorId="1FE02692" wp14:editId="75346176">
              <wp:extent cx="5229225" cy="6524625"/>
              <wp:effectExtent l="0" t="0" r="9525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9225" cy="6524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DB2B99" w14:textId="13FCCD0E" w:rsidR="00285A26" w:rsidRDefault="00285A26" w:rsidP="006C584E">
      <w:pPr>
        <w:rPr>
          <w:ins w:id="16" w:author="Matthias Ketzel" w:date="2021-10-21T21:52:00Z"/>
          <w:bCs/>
        </w:rPr>
      </w:pPr>
      <w:ins w:id="17" w:author="Matthias Ketzel" w:date="2021-10-21T21:52:00Z">
        <w:r>
          <w:rPr>
            <w:noProof/>
            <w:lang w:val="en-US" w:eastAsia="en-US"/>
          </w:rPr>
          <w:lastRenderedPageBreak/>
          <w:drawing>
            <wp:inline distT="0" distB="0" distL="0" distR="0" wp14:anchorId="0061FBC1" wp14:editId="4A03D602">
              <wp:extent cx="5105400" cy="657225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5400" cy="657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53512C" w14:textId="37B85402" w:rsidR="00285A26" w:rsidRDefault="00285A26" w:rsidP="006C584E">
      <w:pPr>
        <w:rPr>
          <w:ins w:id="18" w:author="Matthias Ketzel" w:date="2021-10-21T21:37:00Z"/>
          <w:bCs/>
        </w:rPr>
      </w:pPr>
      <w:ins w:id="19" w:author="Matthias Ketzel" w:date="2021-10-21T21:53:00Z">
        <w:r>
          <w:rPr>
            <w:noProof/>
            <w:lang w:val="en-US" w:eastAsia="en-US"/>
          </w:rPr>
          <w:lastRenderedPageBreak/>
          <w:drawing>
            <wp:inline distT="0" distB="0" distL="0" distR="0" wp14:anchorId="357B9AC2" wp14:editId="61ECC9A2">
              <wp:extent cx="5210175" cy="6572250"/>
              <wp:effectExtent l="0" t="0" r="952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10175" cy="657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55200">
      <w:pgSz w:w="11906" w:h="16838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Ole Raaschou-Nielsen" w:date="2021-10-18T12:46:00Z" w:initials="OR">
    <w:p w14:paraId="6BA3D3DF" w14:textId="3B679741" w:rsidR="00683642" w:rsidRDefault="00683642">
      <w:pPr>
        <w:pStyle w:val="CommentText"/>
      </w:pPr>
      <w:r>
        <w:rPr>
          <w:rStyle w:val="CommentReference"/>
        </w:rPr>
        <w:annotationRef/>
      </w:r>
      <w:r>
        <w:t>I see several pollutants in the figure…</w:t>
      </w:r>
    </w:p>
  </w:comment>
  <w:comment w:id="4" w:author="Ole Raaschou-Nielsen" w:date="2021-10-18T12:45:00Z" w:initials="OR">
    <w:p w14:paraId="3D970BB3" w14:textId="0436FA7E" w:rsidR="00683642" w:rsidRDefault="00683642">
      <w:pPr>
        <w:pStyle w:val="CommentText"/>
      </w:pPr>
      <w:r>
        <w:rPr>
          <w:rStyle w:val="CommentReference"/>
        </w:rPr>
        <w:annotationRef/>
      </w:r>
      <w:r>
        <w:t xml:space="preserve">This figure needs a better explanation. </w:t>
      </w:r>
    </w:p>
    <w:p w14:paraId="4C3478A2" w14:textId="1CA0150A" w:rsidR="00683642" w:rsidRDefault="00683642">
      <w:pPr>
        <w:pStyle w:val="CommentText"/>
      </w:pPr>
      <w:r>
        <w:t>Please add examples of interpretation in the footnotes, preferable with focus on the few places where results change</w:t>
      </w:r>
    </w:p>
  </w:comment>
  <w:comment w:id="3" w:author="Ole Raaschou-Nielsen" w:date="2021-10-18T12:48:00Z" w:initials="OR">
    <w:p w14:paraId="25679FE3" w14:textId="147A5F12" w:rsidR="00683642" w:rsidRDefault="00683642">
      <w:pPr>
        <w:pStyle w:val="CommentText"/>
      </w:pPr>
      <w:r>
        <w:rPr>
          <w:rStyle w:val="CommentReference"/>
        </w:rPr>
        <w:annotationRef/>
      </w:r>
      <w:r>
        <w:t xml:space="preserve">I cannot </w:t>
      </w:r>
      <w:proofErr w:type="spellStart"/>
      <w:r>
        <w:t>se</w:t>
      </w:r>
      <w:proofErr w:type="spellEnd"/>
      <w:r>
        <w:t xml:space="preserve"> what the capital letter A to P refer to in the figure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A3D3DF" w15:done="0"/>
  <w15:commentEx w15:paraId="4C3478A2" w15:done="0"/>
  <w15:commentEx w15:paraId="25679F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0F9F5" w16cex:dateUtc="2021-10-18T16:46:00Z"/>
  <w16cex:commentExtensible w16cex:durableId="2520F9F6" w16cex:dateUtc="2021-10-18T16:45:00Z"/>
  <w16cex:commentExtensible w16cex:durableId="2520F9F7" w16cex:dateUtc="2021-10-18T1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A3D3DF" w16cid:durableId="2520F9F5"/>
  <w16cid:commentId w16cid:paraId="4C3478A2" w16cid:durableId="2520F9F6"/>
  <w16cid:commentId w16cid:paraId="25679FE3" w16cid:durableId="2520F9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F3239" w14:textId="77777777" w:rsidR="006F2B66" w:rsidRDefault="006F2B66">
      <w:r>
        <w:separator/>
      </w:r>
    </w:p>
  </w:endnote>
  <w:endnote w:type="continuationSeparator" w:id="0">
    <w:p w14:paraId="03D45728" w14:textId="77777777" w:rsidR="006F2B66" w:rsidRDefault="006F2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3C6CE97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EB5C8" w14:textId="77777777" w:rsidR="006F2B66" w:rsidRDefault="006F2B66">
      <w:r>
        <w:separator/>
      </w:r>
    </w:p>
  </w:footnote>
  <w:footnote w:type="continuationSeparator" w:id="0">
    <w:p w14:paraId="0C8BECD7" w14:textId="77777777" w:rsidR="006F2B66" w:rsidRDefault="006F2B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Ole Raaschou-Nielsen">
    <w15:presenceInfo w15:providerId="AD" w15:userId="S-1-5-21-2431388123-1585144882-552047939-2189"/>
  </w15:person>
  <w15:person w15:author="Matthias Ketzel">
    <w15:presenceInfo w15:providerId="AD" w15:userId="S-1-5-21-1647451481-3672502608-3803859085-534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AF3"/>
    <w:rsid w:val="001F5275"/>
    <w:rsid w:val="0022495E"/>
    <w:rsid w:val="00227AAB"/>
    <w:rsid w:val="00244F54"/>
    <w:rsid w:val="0025227B"/>
    <w:rsid w:val="002523C9"/>
    <w:rsid w:val="00254AC9"/>
    <w:rsid w:val="00264D1C"/>
    <w:rsid w:val="00266A94"/>
    <w:rsid w:val="00285A26"/>
    <w:rsid w:val="002948A4"/>
    <w:rsid w:val="00295160"/>
    <w:rsid w:val="002A22FD"/>
    <w:rsid w:val="002B2215"/>
    <w:rsid w:val="002D04CA"/>
    <w:rsid w:val="002D2727"/>
    <w:rsid w:val="002E460D"/>
    <w:rsid w:val="00307C2B"/>
    <w:rsid w:val="003145B1"/>
    <w:rsid w:val="00322399"/>
    <w:rsid w:val="0032300E"/>
    <w:rsid w:val="0032489C"/>
    <w:rsid w:val="00326691"/>
    <w:rsid w:val="0032671E"/>
    <w:rsid w:val="003322F4"/>
    <w:rsid w:val="0034475C"/>
    <w:rsid w:val="003459EF"/>
    <w:rsid w:val="0035048B"/>
    <w:rsid w:val="003812EC"/>
    <w:rsid w:val="003833CE"/>
    <w:rsid w:val="003945A6"/>
    <w:rsid w:val="003977E4"/>
    <w:rsid w:val="003B09E4"/>
    <w:rsid w:val="003B4BE1"/>
    <w:rsid w:val="003B5D51"/>
    <w:rsid w:val="003C3E70"/>
    <w:rsid w:val="003D28B5"/>
    <w:rsid w:val="003E0F3B"/>
    <w:rsid w:val="003E1EF7"/>
    <w:rsid w:val="003E62DB"/>
    <w:rsid w:val="003F2BEB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611"/>
    <w:rsid w:val="004E35D3"/>
    <w:rsid w:val="004E57A4"/>
    <w:rsid w:val="004E68FA"/>
    <w:rsid w:val="004E735B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A4B82"/>
    <w:rsid w:val="006B7271"/>
    <w:rsid w:val="006C23BC"/>
    <w:rsid w:val="006C584E"/>
    <w:rsid w:val="006C6024"/>
    <w:rsid w:val="006C66B9"/>
    <w:rsid w:val="006D0CE3"/>
    <w:rsid w:val="006D1DFD"/>
    <w:rsid w:val="006F2B66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286D"/>
    <w:rsid w:val="00980B11"/>
    <w:rsid w:val="00987253"/>
    <w:rsid w:val="009909EB"/>
    <w:rsid w:val="009948B4"/>
    <w:rsid w:val="00996824"/>
    <w:rsid w:val="009A4C5D"/>
    <w:rsid w:val="009B1167"/>
    <w:rsid w:val="009B478B"/>
    <w:rsid w:val="009C54EB"/>
    <w:rsid w:val="009D2DD5"/>
    <w:rsid w:val="009D5E9D"/>
    <w:rsid w:val="009D6FA9"/>
    <w:rsid w:val="009E0E28"/>
    <w:rsid w:val="009E2F41"/>
    <w:rsid w:val="009E3749"/>
    <w:rsid w:val="009F44CF"/>
    <w:rsid w:val="009F758A"/>
    <w:rsid w:val="00A06B3D"/>
    <w:rsid w:val="00A11C62"/>
    <w:rsid w:val="00A23839"/>
    <w:rsid w:val="00A253C4"/>
    <w:rsid w:val="00A267F6"/>
    <w:rsid w:val="00A275B2"/>
    <w:rsid w:val="00A45DAF"/>
    <w:rsid w:val="00A85316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5A06"/>
    <w:rsid w:val="00B10D17"/>
    <w:rsid w:val="00B21F0B"/>
    <w:rsid w:val="00B21F18"/>
    <w:rsid w:val="00B23B21"/>
    <w:rsid w:val="00B33678"/>
    <w:rsid w:val="00B4493D"/>
    <w:rsid w:val="00B46837"/>
    <w:rsid w:val="00B54B57"/>
    <w:rsid w:val="00B55200"/>
    <w:rsid w:val="00B7217B"/>
    <w:rsid w:val="00B87BD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73F67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C7C3B"/>
    <w:rsid w:val="00ED57AA"/>
    <w:rsid w:val="00EE2D18"/>
    <w:rsid w:val="00EE34CA"/>
    <w:rsid w:val="00EF28E0"/>
    <w:rsid w:val="00F03B49"/>
    <w:rsid w:val="00F03E89"/>
    <w:rsid w:val="00F06CE4"/>
    <w:rsid w:val="00F11FD2"/>
    <w:rsid w:val="00F279A9"/>
    <w:rsid w:val="00F43782"/>
    <w:rsid w:val="00F615CE"/>
    <w:rsid w:val="00F67DCF"/>
    <w:rsid w:val="00F767D6"/>
    <w:rsid w:val="00F90DA3"/>
    <w:rsid w:val="00F93C47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139</Words>
  <Characters>796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2</cp:revision>
  <cp:lastPrinted>2019-04-24T23:05:00Z</cp:lastPrinted>
  <dcterms:created xsi:type="dcterms:W3CDTF">2021-10-25T15:54:00Z</dcterms:created>
  <dcterms:modified xsi:type="dcterms:W3CDTF">2021-10-25T15:54:00Z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